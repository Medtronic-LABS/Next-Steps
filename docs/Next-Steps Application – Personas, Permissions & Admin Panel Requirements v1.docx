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812C" w14:textId="77777777" w:rsidR="00DB74A7" w:rsidRPr="00254BA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0" w:name="_roi8i6qb4hwf" w:colFirst="0" w:colLast="0"/>
      <w:bookmarkEnd w:id="0"/>
      <w:r w:rsidRPr="00254BA3">
        <w:rPr>
          <w:b/>
          <w:bCs/>
          <w:sz w:val="24"/>
          <w:szCs w:val="24"/>
        </w:rPr>
        <w:t>Next-Steps Application – Personas, Permissions &amp; Admin Panel Requirements</w:t>
      </w:r>
    </w:p>
    <w:p w14:paraId="0B0226F7" w14:textId="77777777" w:rsidR="00DB74A7" w:rsidRPr="00254BA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1a9yzujz4wes" w:colFirst="0" w:colLast="0"/>
      <w:bookmarkEnd w:id="1"/>
      <w:r w:rsidRPr="00254BA3">
        <w:rPr>
          <w:b/>
          <w:bCs/>
          <w:sz w:val="24"/>
          <w:szCs w:val="24"/>
        </w:rPr>
        <w:t>1. Next-Steps Application Personas &amp; Permissions (All 4 Care Registers)</w:t>
      </w:r>
    </w:p>
    <w:tbl>
      <w:tblPr>
        <w:tblStyle w:val="a"/>
        <w:tblW w:w="11482" w:type="dxa"/>
        <w:tblInd w:w="-11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8"/>
        <w:gridCol w:w="1134"/>
        <w:gridCol w:w="3260"/>
        <w:gridCol w:w="2552"/>
        <w:gridCol w:w="3118"/>
      </w:tblGrid>
      <w:tr w:rsidR="00DB74A7" w14:paraId="612A92C6" w14:textId="77777777" w:rsidTr="00E84625">
        <w:trPr>
          <w:trHeight w:val="77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8B20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F29B5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Catchment Level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F1EC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Step Creation Permissions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DD99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Closure Permissions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21E1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Supervisory / Analytics Access</w:t>
            </w:r>
          </w:p>
        </w:tc>
      </w:tr>
      <w:tr w:rsidR="00DB74A7" w14:paraId="2C413D5A" w14:textId="77777777" w:rsidTr="00E84625">
        <w:trPr>
          <w:trHeight w:val="786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D8E3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ASHA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4ECF4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Village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2EC4D" w14:textId="77777777" w:rsidR="004134D2" w:rsidRDefault="00000000">
            <w:pPr>
              <w:rPr>
                <w:ins w:id="2" w:author="Garima " w:date="2026-09-11T22:06:00Z" w16du:dateUtc="2026-09-11T16:36:00Z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Close-only in ANC/NCD/Cancer</w:t>
            </w:r>
            <w:r>
              <w:rPr>
                <w:sz w:val="16"/>
                <w:szCs w:val="16"/>
              </w:rPr>
              <w:t>;</w:t>
            </w:r>
            <w:r w:rsidR="004134D2">
              <w:rPr>
                <w:sz w:val="16"/>
                <w:szCs w:val="16"/>
              </w:rPr>
              <w:t xml:space="preserve"> </w:t>
            </w:r>
          </w:p>
          <w:p w14:paraId="28132FD9" w14:textId="51F7383C" w:rsidR="00DB74A7" w:rsidRDefault="004134D2">
            <w:pPr>
              <w:rPr>
                <w:sz w:val="16"/>
                <w:szCs w:val="16"/>
              </w:rPr>
            </w:pPr>
            <w:ins w:id="3" w:author="Garima " w:date="2026-09-11T22:07:00Z" w16du:dateUtc="2026-09-11T16:37:00Z">
              <w:r>
                <w:rPr>
                  <w:sz w:val="16"/>
                  <w:szCs w:val="16"/>
                </w:rPr>
                <w:t xml:space="preserve">Close PNC &amp; NB and Scheduling </w:t>
              </w:r>
            </w:ins>
            <w:r w:rsidR="00000000">
              <w:rPr>
                <w:sz w:val="16"/>
                <w:szCs w:val="16"/>
              </w:rPr>
              <w:t xml:space="preserve">HBNC visit </w:t>
            </w:r>
            <w:ins w:id="4" w:author="Garima " w:date="2026-09-11T22:07:00Z" w16du:dateUtc="2026-09-11T16:37:00Z">
              <w:r>
                <w:rPr>
                  <w:sz w:val="16"/>
                  <w:szCs w:val="16"/>
                </w:rPr>
                <w:t xml:space="preserve">and Referral for </w:t>
              </w:r>
            </w:ins>
            <w:del w:id="5" w:author="Garima " w:date="2026-09-11T22:07:00Z" w16du:dateUtc="2026-09-11T16:37:00Z">
              <w:r w:rsidR="00000000" w:rsidDel="004134D2">
                <w:rPr>
                  <w:sz w:val="16"/>
                  <w:szCs w:val="16"/>
                </w:rPr>
                <w:delText>sched</w:delText>
              </w:r>
            </w:del>
            <w:del w:id="6" w:author="Garima " w:date="2026-09-11T22:08:00Z" w16du:dateUtc="2026-09-11T16:38:00Z">
              <w:r w:rsidR="00000000" w:rsidDel="004134D2">
                <w:rPr>
                  <w:sz w:val="16"/>
                  <w:szCs w:val="16"/>
                </w:rPr>
                <w:delText>uling &amp;</w:delText>
              </w:r>
            </w:del>
            <w:r w:rsidR="00000000">
              <w:rPr>
                <w:sz w:val="16"/>
                <w:szCs w:val="16"/>
              </w:rPr>
              <w:t xml:space="preserve"> Newborn </w:t>
            </w:r>
            <w:del w:id="7" w:author="Garima " w:date="2026-09-11T22:08:00Z" w16du:dateUtc="2026-09-11T16:38:00Z">
              <w:r w:rsidR="00000000" w:rsidDel="004134D2">
                <w:rPr>
                  <w:sz w:val="16"/>
                  <w:szCs w:val="16"/>
                </w:rPr>
                <w:delText>referrals in PNC.</w:delText>
              </w:r>
            </w:del>
            <w:ins w:id="8" w:author="Garima " w:date="2026-09-11T22:08:00Z" w16du:dateUtc="2026-09-11T16:38:00Z">
              <w:r>
                <w:rPr>
                  <w:sz w:val="16"/>
                  <w:szCs w:val="16"/>
                </w:rPr>
                <w:t xml:space="preserve">and Post Natal woman </w:t>
              </w:r>
            </w:ins>
            <w:ins w:id="9" w:author="Garima " w:date="2026-09-11T22:23:00Z" w16du:dateUtc="2026-09-11T16:53:00Z">
              <w:r w:rsidR="00153B74">
                <w:rPr>
                  <w:sz w:val="16"/>
                  <w:szCs w:val="16"/>
                </w:rPr>
                <w:t>(PNW)</w:t>
              </w:r>
            </w:ins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2F9F" w14:textId="47FFCC31" w:rsidR="00153B74" w:rsidRDefault="00000000" w:rsidP="004134D2">
            <w:pPr>
              <w:rPr>
                <w:ins w:id="10" w:author="Garima " w:date="2026-09-11T22:16:00Z" w16du:dateUtc="2026-09-11T16:46:00Z"/>
                <w:sz w:val="16"/>
                <w:szCs w:val="16"/>
              </w:rPr>
            </w:pPr>
            <w:r>
              <w:rPr>
                <w:sz w:val="16"/>
                <w:szCs w:val="16"/>
              </w:rPr>
              <w:t>Can close steps with mandatory provenance (</w:t>
            </w:r>
            <w:r>
              <w:rPr>
                <w:i/>
                <w:iCs/>
                <w:sz w:val="16"/>
                <w:szCs w:val="16"/>
              </w:rPr>
              <w:t>Where did care actually happen?</w:t>
            </w:r>
            <w:r>
              <w:rPr>
                <w:sz w:val="16"/>
                <w:szCs w:val="16"/>
              </w:rPr>
              <w:t>)</w:t>
            </w:r>
            <w:ins w:id="11" w:author="Garima " w:date="2026-09-11T22:13:00Z" w16du:dateUtc="2026-09-11T16:43:00Z">
              <w:r w:rsidR="004134D2">
                <w:rPr>
                  <w:sz w:val="16"/>
                  <w:szCs w:val="16"/>
                </w:rPr>
                <w:t xml:space="preserve"> and  </w:t>
              </w:r>
            </w:ins>
            <w:ins w:id="12" w:author="Garima " w:date="2026-09-11T22:15:00Z" w16du:dateUtc="2026-09-11T16:45:00Z">
              <w:r w:rsidR="00153B74">
                <w:rPr>
                  <w:sz w:val="16"/>
                  <w:szCs w:val="16"/>
                </w:rPr>
                <w:t>R</w:t>
              </w:r>
            </w:ins>
            <w:ins w:id="13" w:author="Garima " w:date="2026-09-11T22:13:00Z" w16du:dateUtc="2026-09-11T16:43:00Z">
              <w:r w:rsidR="004134D2">
                <w:rPr>
                  <w:sz w:val="16"/>
                  <w:szCs w:val="16"/>
                </w:rPr>
                <w:t xml:space="preserve">ecord contact </w:t>
              </w:r>
            </w:ins>
            <w:ins w:id="14" w:author="Garima " w:date="2026-09-11T22:14:00Z" w16du:dateUtc="2026-09-11T16:44:00Z">
              <w:r w:rsidR="004134D2">
                <w:rPr>
                  <w:sz w:val="16"/>
                  <w:szCs w:val="16"/>
                </w:rPr>
                <w:t>efforts-</w:t>
              </w:r>
            </w:ins>
            <w:ins w:id="15" w:author="Garima " w:date="2026-09-11T22:15:00Z" w16du:dateUtc="2026-09-11T16:45:00Z">
              <w:r w:rsidR="004134D2">
                <w:rPr>
                  <w:sz w:val="16"/>
                  <w:szCs w:val="16"/>
                </w:rPr>
                <w:t>(</w:t>
              </w:r>
            </w:ins>
            <w:del w:id="16" w:author="Garima " w:date="2026-09-11T22:13:00Z" w16du:dateUtc="2026-09-11T16:43:00Z">
              <w:r w:rsidDel="004134D2">
                <w:rPr>
                  <w:sz w:val="16"/>
                  <w:szCs w:val="16"/>
                </w:rPr>
                <w:delText>.</w:delText>
              </w:r>
            </w:del>
            <w:ins w:id="17" w:author="Garima " w:date="2026-09-11T22:10:00Z" w16du:dateUtc="2026-09-11T16:40:00Z">
              <w:r w:rsidR="004134D2">
                <w:rPr>
                  <w:sz w:val="16"/>
                  <w:szCs w:val="16"/>
                </w:rPr>
                <w:t>Whatsapp nudge</w:t>
              </w:r>
            </w:ins>
            <w:ins w:id="18" w:author="Garima " w:date="2026-09-11T22:30:00Z" w16du:dateUtc="2026-09-11T17:00:00Z">
              <w:r w:rsidR="00A061BC">
                <w:rPr>
                  <w:sz w:val="16"/>
                  <w:szCs w:val="16"/>
                </w:rPr>
                <w:t xml:space="preserve">/ </w:t>
              </w:r>
            </w:ins>
            <w:ins w:id="19" w:author="Garima " w:date="2026-09-11T22:10:00Z" w16du:dateUtc="2026-09-11T16:40:00Z">
              <w:r w:rsidR="004134D2">
                <w:rPr>
                  <w:sz w:val="16"/>
                  <w:szCs w:val="16"/>
                </w:rPr>
                <w:t>Call Beneficiary</w:t>
              </w:r>
            </w:ins>
            <w:ins w:id="20" w:author="Garima " w:date="2026-09-11T22:15:00Z" w16du:dateUtc="2026-09-11T16:45:00Z">
              <w:r w:rsidR="004134D2">
                <w:rPr>
                  <w:sz w:val="16"/>
                  <w:szCs w:val="16"/>
                </w:rPr>
                <w:t xml:space="preserve">); </w:t>
              </w:r>
            </w:ins>
          </w:p>
          <w:p w14:paraId="7F59BEA7" w14:textId="77777777" w:rsidR="00153B74" w:rsidRDefault="004134D2" w:rsidP="004134D2">
            <w:pPr>
              <w:rPr>
                <w:ins w:id="21" w:author="Garima " w:date="2026-09-11T22:16:00Z" w16du:dateUtc="2026-09-11T16:46:00Z"/>
                <w:sz w:val="16"/>
                <w:szCs w:val="16"/>
              </w:rPr>
            </w:pPr>
            <w:ins w:id="22" w:author="Garima " w:date="2026-09-11T22:15:00Z" w16du:dateUtc="2026-09-11T16:45:00Z">
              <w:r>
                <w:rPr>
                  <w:sz w:val="16"/>
                  <w:szCs w:val="16"/>
                </w:rPr>
                <w:t>L</w:t>
              </w:r>
            </w:ins>
            <w:ins w:id="23" w:author="Garima " w:date="2026-09-11T22:10:00Z" w16du:dateUtc="2026-09-11T16:40:00Z">
              <w:r>
                <w:rPr>
                  <w:sz w:val="16"/>
                  <w:szCs w:val="16"/>
                </w:rPr>
                <w:t xml:space="preserve">og contact attempt </w:t>
              </w:r>
            </w:ins>
            <w:ins w:id="24" w:author="Garima " w:date="2026-09-11T22:15:00Z" w16du:dateUtc="2026-09-11T16:45:00Z">
              <w:r>
                <w:rPr>
                  <w:sz w:val="16"/>
                  <w:szCs w:val="16"/>
                </w:rPr>
                <w:t>f</w:t>
              </w:r>
            </w:ins>
            <w:ins w:id="25" w:author="Garima " w:date="2026-09-11T22:10:00Z" w16du:dateUtc="2026-09-11T16:40:00Z">
              <w:r>
                <w:rPr>
                  <w:sz w:val="16"/>
                  <w:szCs w:val="16"/>
                </w:rPr>
                <w:t>or unreachable beneficiary)</w:t>
              </w:r>
            </w:ins>
            <w:ins w:id="26" w:author="Garima " w:date="2026-09-11T22:15:00Z" w16du:dateUtc="2026-09-11T16:45:00Z">
              <w:r>
                <w:rPr>
                  <w:sz w:val="16"/>
                  <w:szCs w:val="16"/>
                </w:rPr>
                <w:t xml:space="preserve"> and </w:t>
              </w:r>
            </w:ins>
          </w:p>
          <w:p w14:paraId="031F5E32" w14:textId="774DD10C" w:rsidR="004134D2" w:rsidRDefault="004134D2" w:rsidP="004134D2">
            <w:pPr>
              <w:rPr>
                <w:sz w:val="16"/>
                <w:szCs w:val="16"/>
              </w:rPr>
            </w:pPr>
            <w:ins w:id="27" w:author="Garima " w:date="2026-09-11T22:11:00Z" w16du:dateUtc="2026-09-11T16:41:00Z">
              <w:r>
                <w:rPr>
                  <w:sz w:val="16"/>
                  <w:szCs w:val="16"/>
                </w:rPr>
                <w:t>R</w:t>
              </w:r>
            </w:ins>
            <w:ins w:id="28" w:author="Garima " w:date="2026-09-11T22:12:00Z" w16du:dateUtc="2026-09-11T16:42:00Z">
              <w:r>
                <w:rPr>
                  <w:sz w:val="16"/>
                  <w:szCs w:val="16"/>
                </w:rPr>
                <w:t xml:space="preserve">ecord if beneficiary's decline </w:t>
              </w:r>
            </w:ins>
            <w:ins w:id="29" w:author="Garima " w:date="2026-09-11T22:15:00Z" w16du:dateUtc="2026-09-11T16:45:00Z">
              <w:r>
                <w:rPr>
                  <w:sz w:val="16"/>
                  <w:szCs w:val="16"/>
                </w:rPr>
                <w:t xml:space="preserve">services </w:t>
              </w:r>
            </w:ins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09E9" w14:textId="5B9CA354" w:rsidR="00153B74" w:rsidRDefault="00A061BC">
            <w:pPr>
              <w:rPr>
                <w:ins w:id="30" w:author="Garima " w:date="2026-09-11T22:18:00Z" w16du:dateUtc="2026-09-11T16:48:00Z"/>
                <w:sz w:val="16"/>
                <w:szCs w:val="16"/>
              </w:rPr>
            </w:pPr>
            <w:ins w:id="31" w:author="Garima " w:date="2026-09-11T22:35:00Z" w16du:dateUtc="2026-09-11T17:05:00Z">
              <w:r>
                <w:rPr>
                  <w:sz w:val="16"/>
                  <w:szCs w:val="16"/>
                </w:rPr>
                <w:t xml:space="preserve">Worklist </w:t>
              </w:r>
            </w:ins>
            <w:ins w:id="32" w:author="Garima " w:date="2026-09-11T22:40:00Z" w16du:dateUtc="2026-09-11T17:10:00Z">
              <w:r w:rsidR="00A47E06">
                <w:rPr>
                  <w:sz w:val="16"/>
                  <w:szCs w:val="16"/>
                </w:rPr>
                <w:t xml:space="preserve">catchment </w:t>
              </w:r>
            </w:ins>
            <w:del w:id="33" w:author="Garima " w:date="2026-09-11T22:35:00Z" w16du:dateUtc="2026-09-11T17:05:00Z">
              <w:r w:rsidR="00000000" w:rsidDel="00A061BC">
                <w:rPr>
                  <w:sz w:val="16"/>
                  <w:szCs w:val="16"/>
                </w:rPr>
                <w:delText>V</w:delText>
              </w:r>
            </w:del>
            <w:del w:id="34" w:author="Garima " w:date="2026-09-11T22:40:00Z" w16du:dateUtc="2026-09-11T17:10:00Z">
              <w:r w:rsidR="00000000" w:rsidDel="00A47E06">
                <w:rPr>
                  <w:sz w:val="16"/>
                  <w:szCs w:val="16"/>
                </w:rPr>
                <w:delText xml:space="preserve">iew assigned village </w:delText>
              </w:r>
            </w:del>
            <w:del w:id="35" w:author="Garima " w:date="2026-09-11T22:36:00Z" w16du:dateUtc="2026-09-11T17:06:00Z">
              <w:r w:rsidR="00000000" w:rsidDel="00A47E06">
                <w:rPr>
                  <w:sz w:val="16"/>
                  <w:szCs w:val="16"/>
                </w:rPr>
                <w:delText xml:space="preserve">women/clients </w:delText>
              </w:r>
            </w:del>
            <w:ins w:id="36" w:author="Garima " w:date="2026-09-11T22:36:00Z" w16du:dateUtc="2026-09-11T17:06:00Z">
              <w:r w:rsidR="00A47E06">
                <w:rPr>
                  <w:sz w:val="16"/>
                  <w:szCs w:val="16"/>
                </w:rPr>
                <w:t xml:space="preserve">beneficiaries </w:t>
              </w:r>
            </w:ins>
            <w:r w:rsidR="00000000">
              <w:rPr>
                <w:sz w:val="16"/>
                <w:szCs w:val="16"/>
              </w:rPr>
              <w:t xml:space="preserve">&amp; </w:t>
            </w:r>
          </w:p>
          <w:p w14:paraId="44336626" w14:textId="77777777" w:rsidR="00153B74" w:rsidRDefault="00153B74">
            <w:pPr>
              <w:rPr>
                <w:ins w:id="37" w:author="Garima " w:date="2026-09-11T22:18:00Z" w16du:dateUtc="2026-09-11T16:48:00Z"/>
                <w:sz w:val="16"/>
                <w:szCs w:val="16"/>
              </w:rPr>
            </w:pPr>
          </w:p>
          <w:p w14:paraId="656D46C7" w14:textId="14BD7B64" w:rsidR="00DB74A7" w:rsidRDefault="00000000">
            <w:pPr>
              <w:rPr>
                <w:sz w:val="16"/>
                <w:szCs w:val="16"/>
              </w:rPr>
            </w:pPr>
            <w:commentRangeStart w:id="38"/>
            <w:r>
              <w:rPr>
                <w:sz w:val="16"/>
                <w:szCs w:val="16"/>
              </w:rPr>
              <w:t>SMS/WhatsApp reminder delivery status.</w:t>
            </w:r>
            <w:commentRangeEnd w:id="38"/>
            <w:r w:rsidR="00A061BC">
              <w:rPr>
                <w:rStyle w:val="CommentReference"/>
              </w:rPr>
              <w:commentReference w:id="38"/>
            </w:r>
          </w:p>
        </w:tc>
      </w:tr>
      <w:tr w:rsidR="00DB74A7" w14:paraId="59CF3A70" w14:textId="77777777" w:rsidTr="00E84625">
        <w:trPr>
          <w:trHeight w:val="786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763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ANM / CHO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0C7A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Sub-centre (AAM)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E979" w14:textId="77777777" w:rsidR="00A061BC" w:rsidRDefault="00000000">
            <w:pPr>
              <w:rPr>
                <w:ins w:id="39" w:author="Garima " w:date="2026-09-11T22:28:00Z" w16du:dateUtc="2026-09-11T16:58:00Z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Full step creation: </w:t>
            </w:r>
          </w:p>
          <w:p w14:paraId="21CF81F6" w14:textId="00FF2384" w:rsidR="00A061BC" w:rsidRDefault="00000000">
            <w:pPr>
              <w:rPr>
                <w:ins w:id="40" w:author="Garima " w:date="2026-09-11T22:28:00Z" w16du:dateUtc="2026-09-11T16:58:00Z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Referrals (up to </w:t>
            </w:r>
            <w:ins w:id="41" w:author="Garima " w:date="2026-09-11T22:25:00Z" w16du:dateUtc="2026-09-11T16:55:00Z">
              <w:r w:rsidR="00153B74">
                <w:rPr>
                  <w:sz w:val="16"/>
                  <w:szCs w:val="16"/>
                </w:rPr>
                <w:t>PHC/</w:t>
              </w:r>
            </w:ins>
            <w:r>
              <w:rPr>
                <w:sz w:val="16"/>
                <w:szCs w:val="16"/>
              </w:rPr>
              <w:t>CHC/DH</w:t>
            </w:r>
            <w:ins w:id="42" w:author="Garima " w:date="2026-09-11T22:25:00Z" w16du:dateUtc="2026-09-11T16:55:00Z">
              <w:r w:rsidR="00A061BC">
                <w:rPr>
                  <w:sz w:val="16"/>
                  <w:szCs w:val="16"/>
                </w:rPr>
                <w:t>/</w:t>
              </w:r>
            </w:ins>
            <w:ins w:id="43" w:author="Garima " w:date="2026-09-11T22:26:00Z" w16du:dateUtc="2026-09-11T16:56:00Z">
              <w:r w:rsidR="00A061BC">
                <w:rPr>
                  <w:sz w:val="16"/>
                  <w:szCs w:val="16"/>
                </w:rPr>
                <w:t>Tertiary</w:t>
              </w:r>
            </w:ins>
            <w:r>
              <w:rPr>
                <w:sz w:val="16"/>
                <w:szCs w:val="16"/>
              </w:rPr>
              <w:t>), ANC visits, PMSMA scheduling</w:t>
            </w:r>
            <w:ins w:id="44" w:author="Garima " w:date="2026-09-11T22:50:00Z" w16du:dateUtc="2026-09-11T17:20:00Z">
              <w:r w:rsidR="00A2098E">
                <w:rPr>
                  <w:sz w:val="16"/>
                  <w:szCs w:val="16"/>
                </w:rPr>
                <w:t xml:space="preserve"> for PHC</w:t>
              </w:r>
            </w:ins>
            <w:r>
              <w:rPr>
                <w:sz w:val="16"/>
                <w:szCs w:val="16"/>
              </w:rPr>
              <w:t>,</w:t>
            </w:r>
          </w:p>
          <w:p w14:paraId="4EE68A5E" w14:textId="77777777" w:rsidR="00A061BC" w:rsidRDefault="00000000">
            <w:pPr>
              <w:rPr>
                <w:ins w:id="45" w:author="Garima " w:date="2026-09-11T22:28:00Z" w16du:dateUtc="2026-09-11T16:58:00Z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ins w:id="46" w:author="Garima " w:date="2026-09-11T22:22:00Z" w16du:dateUtc="2026-09-11T16:52:00Z">
              <w:r w:rsidR="00153B74">
                <w:rPr>
                  <w:sz w:val="16"/>
                  <w:szCs w:val="16"/>
                </w:rPr>
                <w:t xml:space="preserve">Follow ups for ANC/PN </w:t>
              </w:r>
            </w:ins>
            <w:ins w:id="47" w:author="Garima " w:date="2026-09-11T22:23:00Z" w16du:dateUtc="2026-09-11T16:53:00Z">
              <w:r w:rsidR="00153B74">
                <w:rPr>
                  <w:sz w:val="16"/>
                  <w:szCs w:val="16"/>
                </w:rPr>
                <w:t>W</w:t>
              </w:r>
            </w:ins>
            <w:ins w:id="48" w:author="Garima " w:date="2026-09-11T22:22:00Z" w16du:dateUtc="2026-09-11T16:52:00Z">
              <w:r w:rsidR="00153B74">
                <w:rPr>
                  <w:sz w:val="16"/>
                  <w:szCs w:val="16"/>
                </w:rPr>
                <w:t>/NB</w:t>
              </w:r>
            </w:ins>
            <w:ins w:id="49" w:author="Garima " w:date="2026-09-11T22:23:00Z" w16du:dateUtc="2026-09-11T16:53:00Z">
              <w:r w:rsidR="00153B74">
                <w:rPr>
                  <w:sz w:val="16"/>
                  <w:szCs w:val="16"/>
                </w:rPr>
                <w:t>/</w:t>
              </w:r>
            </w:ins>
            <w:r>
              <w:rPr>
                <w:sz w:val="16"/>
                <w:szCs w:val="16"/>
              </w:rPr>
              <w:t>NCD</w:t>
            </w:r>
            <w:ins w:id="50" w:author="Garima " w:date="2026-09-11T22:27:00Z" w16du:dateUtc="2026-09-11T16:57:00Z">
              <w:r w:rsidR="00A061BC">
                <w:rPr>
                  <w:sz w:val="16"/>
                  <w:szCs w:val="16"/>
                </w:rPr>
                <w:t xml:space="preserve">/ Cancer, </w:t>
              </w:r>
            </w:ins>
            <w:del w:id="51" w:author="Garima " w:date="2026-09-11T22:23:00Z" w16du:dateUtc="2026-09-11T16:53:00Z">
              <w:r w:rsidDel="00153B74">
                <w:rPr>
                  <w:sz w:val="16"/>
                  <w:szCs w:val="16"/>
                </w:rPr>
                <w:delText xml:space="preserve"> follow-up &amp; </w:delText>
              </w:r>
            </w:del>
          </w:p>
          <w:p w14:paraId="7E6F89FF" w14:textId="1E21F633" w:rsidR="00DB74A7" w:rsidRDefault="00153B74">
            <w:pPr>
              <w:rPr>
                <w:sz w:val="16"/>
                <w:szCs w:val="16"/>
              </w:rPr>
            </w:pPr>
            <w:ins w:id="52" w:author="Garima " w:date="2026-09-11T22:23:00Z" w16du:dateUtc="2026-09-11T16:53:00Z">
              <w:r>
                <w:rPr>
                  <w:sz w:val="16"/>
                  <w:szCs w:val="16"/>
                </w:rPr>
                <w:t xml:space="preserve">Medicine </w:t>
              </w:r>
            </w:ins>
            <w:r w:rsidR="00000000">
              <w:rPr>
                <w:sz w:val="16"/>
                <w:szCs w:val="16"/>
              </w:rPr>
              <w:t>refills</w:t>
            </w:r>
            <w:ins w:id="53" w:author="Garima " w:date="2026-09-11T22:23:00Z" w16du:dateUtc="2026-09-11T16:53:00Z">
              <w:r>
                <w:rPr>
                  <w:sz w:val="16"/>
                  <w:szCs w:val="16"/>
                </w:rPr>
                <w:t xml:space="preserve"> </w:t>
              </w:r>
            </w:ins>
            <w:ins w:id="54" w:author="Garima " w:date="2026-09-11T22:28:00Z" w16du:dateUtc="2026-09-11T16:58:00Z">
              <w:r w:rsidR="00A061BC">
                <w:rPr>
                  <w:sz w:val="16"/>
                  <w:szCs w:val="16"/>
                </w:rPr>
                <w:t xml:space="preserve">and Lab </w:t>
              </w:r>
            </w:ins>
            <w:ins w:id="55" w:author="Garima " w:date="2026-09-11T22:23:00Z" w16du:dateUtc="2026-09-11T16:53:00Z">
              <w:r>
                <w:rPr>
                  <w:sz w:val="16"/>
                  <w:szCs w:val="16"/>
                </w:rPr>
                <w:t xml:space="preserve">for NCDs, </w:t>
              </w:r>
            </w:ins>
            <w:del w:id="56" w:author="Garima " w:date="2026-09-11T22:28:00Z" w16du:dateUtc="2026-09-11T16:58:00Z">
              <w:r w:rsidR="00000000" w:rsidDel="00A061BC">
                <w:rPr>
                  <w:sz w:val="16"/>
                  <w:szCs w:val="16"/>
                </w:rPr>
                <w:delText>.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2AC4E" w14:textId="41268676" w:rsidR="00A061BC" w:rsidRDefault="00000000" w:rsidP="00A061BC">
            <w:pPr>
              <w:rPr>
                <w:ins w:id="57" w:author="Garima " w:date="2026-09-11T22:30:00Z" w16du:dateUtc="2026-09-11T17:00:00Z"/>
                <w:sz w:val="16"/>
                <w:szCs w:val="16"/>
              </w:rPr>
            </w:pPr>
            <w:r>
              <w:rPr>
                <w:sz w:val="16"/>
                <w:szCs w:val="16"/>
              </w:rPr>
              <w:t>Closes sub-centre steps directly</w:t>
            </w:r>
            <w:ins w:id="58" w:author="Garima " w:date="2026-09-11T22:30:00Z" w16du:dateUtc="2026-09-11T17:00:00Z">
              <w:r w:rsidR="00A061BC">
                <w:rPr>
                  <w:sz w:val="16"/>
                  <w:szCs w:val="16"/>
                </w:rPr>
                <w:t xml:space="preserve"> and </w:t>
              </w:r>
              <w:r w:rsidR="00A061BC">
                <w:rPr>
                  <w:sz w:val="16"/>
                  <w:szCs w:val="16"/>
                </w:rPr>
                <w:t xml:space="preserve">Record contact efforts-(Call Beneficiary); </w:t>
              </w:r>
            </w:ins>
          </w:p>
          <w:p w14:paraId="6438EA73" w14:textId="77777777" w:rsidR="00A061BC" w:rsidRDefault="00A061BC" w:rsidP="00A061BC">
            <w:pPr>
              <w:rPr>
                <w:ins w:id="59" w:author="Garima " w:date="2026-09-11T22:30:00Z" w16du:dateUtc="2026-09-11T17:00:00Z"/>
                <w:sz w:val="16"/>
                <w:szCs w:val="16"/>
              </w:rPr>
            </w:pPr>
            <w:ins w:id="60" w:author="Garima " w:date="2026-09-11T22:30:00Z" w16du:dateUtc="2026-09-11T17:00:00Z">
              <w:r>
                <w:rPr>
                  <w:sz w:val="16"/>
                  <w:szCs w:val="16"/>
                </w:rPr>
                <w:t xml:space="preserve">Log contact attempt for unreachable beneficiary) and </w:t>
              </w:r>
            </w:ins>
          </w:p>
          <w:p w14:paraId="292BA3E1" w14:textId="76872DDF" w:rsidR="00A061BC" w:rsidRDefault="00A061BC" w:rsidP="00A061BC">
            <w:pPr>
              <w:rPr>
                <w:ins w:id="61" w:author="Garima " w:date="2026-09-11T22:29:00Z" w16du:dateUtc="2026-09-11T16:59:00Z"/>
                <w:sz w:val="16"/>
                <w:szCs w:val="16"/>
              </w:rPr>
            </w:pPr>
            <w:ins w:id="62" w:author="Garima " w:date="2026-09-11T22:30:00Z" w16du:dateUtc="2026-09-11T17:00:00Z">
              <w:r>
                <w:rPr>
                  <w:sz w:val="16"/>
                  <w:szCs w:val="16"/>
                </w:rPr>
                <w:t>Record if beneficiary's decline services</w:t>
              </w:r>
            </w:ins>
            <w:del w:id="63" w:author="Garima " w:date="2026-09-11T22:29:00Z" w16du:dateUtc="2026-09-11T16:59:00Z">
              <w:r w:rsidR="00000000" w:rsidDel="00A061BC">
                <w:rPr>
                  <w:sz w:val="16"/>
                  <w:szCs w:val="16"/>
                </w:rPr>
                <w:delText xml:space="preserve">; </w:delText>
              </w:r>
            </w:del>
          </w:p>
          <w:p w14:paraId="4947B4DD" w14:textId="77777777" w:rsidR="00A061BC" w:rsidRDefault="00A061BC">
            <w:pPr>
              <w:rPr>
                <w:ins w:id="64" w:author="Garima " w:date="2026-09-11T22:30:00Z" w16du:dateUtc="2026-09-11T17:00:00Z"/>
                <w:sz w:val="16"/>
                <w:szCs w:val="16"/>
              </w:rPr>
            </w:pPr>
          </w:p>
          <w:p w14:paraId="6E5E0B29" w14:textId="7462014B" w:rsidR="00A061BC" w:rsidRDefault="00000000" w:rsidP="00A061BC">
            <w:pPr>
              <w:rPr>
                <w:ins w:id="65" w:author="Garima " w:date="2026-09-11T22:30:00Z" w16du:dateUtc="2026-09-11T17:00:00Z"/>
                <w:sz w:val="16"/>
                <w:szCs w:val="16"/>
              </w:rPr>
            </w:pPr>
            <w:del w:id="66" w:author="Garima " w:date="2026-09-11T22:30:00Z" w16du:dateUtc="2026-09-11T17:00:00Z">
              <w:r w:rsidDel="00A061BC">
                <w:rPr>
                  <w:sz w:val="16"/>
                  <w:szCs w:val="16"/>
                </w:rPr>
                <w:delText>c</w:delText>
              </w:r>
            </w:del>
            <w:ins w:id="67" w:author="Garima " w:date="2026-09-11T22:30:00Z" w16du:dateUtc="2026-09-11T17:00:00Z">
              <w:r w:rsidR="00A061BC">
                <w:rPr>
                  <w:sz w:val="16"/>
                  <w:szCs w:val="16"/>
                </w:rPr>
                <w:t>C</w:t>
              </w:r>
            </w:ins>
            <w:r>
              <w:rPr>
                <w:sz w:val="16"/>
                <w:szCs w:val="16"/>
              </w:rPr>
              <w:t>losing steps at higher levels requires provenance</w:t>
            </w:r>
            <w:ins w:id="68" w:author="Garima " w:date="2026-09-11T22:30:00Z" w16du:dateUtc="2026-09-11T17:00:00Z">
              <w:r w:rsidR="00A061BC">
                <w:rPr>
                  <w:sz w:val="16"/>
                  <w:szCs w:val="16"/>
                </w:rPr>
                <w:t xml:space="preserve"> </w:t>
              </w:r>
              <w:r w:rsidR="00A061BC">
                <w:rPr>
                  <w:sz w:val="16"/>
                  <w:szCs w:val="16"/>
                </w:rPr>
                <w:t>and  Record contact efforts-(Whatsapp nudge</w:t>
              </w:r>
              <w:r w:rsidR="00A061BC">
                <w:rPr>
                  <w:sz w:val="16"/>
                  <w:szCs w:val="16"/>
                </w:rPr>
                <w:t>/</w:t>
              </w:r>
              <w:r w:rsidR="00A061BC">
                <w:rPr>
                  <w:sz w:val="16"/>
                  <w:szCs w:val="16"/>
                </w:rPr>
                <w:t xml:space="preserve">Call Beneficiary); </w:t>
              </w:r>
            </w:ins>
          </w:p>
          <w:p w14:paraId="28DF1710" w14:textId="77777777" w:rsidR="00A061BC" w:rsidRDefault="00A061BC" w:rsidP="00A061BC">
            <w:pPr>
              <w:rPr>
                <w:ins w:id="69" w:author="Garima " w:date="2026-09-11T22:30:00Z" w16du:dateUtc="2026-09-11T17:00:00Z"/>
                <w:sz w:val="16"/>
                <w:szCs w:val="16"/>
              </w:rPr>
            </w:pPr>
            <w:ins w:id="70" w:author="Garima " w:date="2026-09-11T22:30:00Z" w16du:dateUtc="2026-09-11T17:00:00Z">
              <w:r>
                <w:rPr>
                  <w:sz w:val="16"/>
                  <w:szCs w:val="16"/>
                </w:rPr>
                <w:t xml:space="preserve">Log contact attempt for unreachable beneficiary) and </w:t>
              </w:r>
            </w:ins>
          </w:p>
          <w:p w14:paraId="180DE823" w14:textId="11847B56" w:rsidR="00DB74A7" w:rsidRDefault="00A061BC" w:rsidP="00A061BC">
            <w:pPr>
              <w:rPr>
                <w:sz w:val="16"/>
                <w:szCs w:val="16"/>
              </w:rPr>
            </w:pPr>
            <w:ins w:id="71" w:author="Garima " w:date="2026-09-11T22:30:00Z" w16du:dateUtc="2026-09-11T17:00:00Z">
              <w:r>
                <w:rPr>
                  <w:sz w:val="16"/>
                  <w:szCs w:val="16"/>
                </w:rPr>
                <w:t>Record if beneficiary's decline services</w:t>
              </w:r>
            </w:ins>
            <w:del w:id="72" w:author="Garima " w:date="2026-09-11T22:30:00Z" w16du:dateUtc="2026-09-11T17:00:00Z">
              <w:r w:rsidR="00000000" w:rsidDel="00A061BC">
                <w:rPr>
                  <w:sz w:val="16"/>
                  <w:szCs w:val="16"/>
                </w:rPr>
                <w:delText>.</w:delText>
              </w:r>
            </w:del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0905" w14:textId="16D25824" w:rsidR="00A47E06" w:rsidRDefault="00000000">
            <w:pPr>
              <w:rPr>
                <w:ins w:id="73" w:author="Garima " w:date="2026-09-11T22:36:00Z" w16du:dateUtc="2026-09-11T17:06:00Z"/>
                <w:sz w:val="16"/>
                <w:szCs w:val="16"/>
              </w:rPr>
            </w:pPr>
            <w:r>
              <w:rPr>
                <w:sz w:val="16"/>
                <w:szCs w:val="16"/>
              </w:rPr>
              <w:t>Worklist</w:t>
            </w:r>
            <w:ins w:id="74" w:author="Garima " w:date="2026-09-11T22:41:00Z" w16du:dateUtc="2026-09-11T17:11:00Z">
              <w:r w:rsidR="00A47E06">
                <w:rPr>
                  <w:sz w:val="16"/>
                  <w:szCs w:val="16"/>
                </w:rPr>
                <w:t xml:space="preserve"> for catchment Worklist for facility</w:t>
              </w:r>
            </w:ins>
            <w:ins w:id="75" w:author="Garima " w:date="2026-09-11T22:42:00Z" w16du:dateUtc="2026-09-11T17:12:00Z">
              <w:r w:rsidR="00A47E06">
                <w:rPr>
                  <w:sz w:val="16"/>
                  <w:szCs w:val="16"/>
                </w:rPr>
                <w:t xml:space="preserve"> i.e events originated or targeted to AAM</w:t>
              </w:r>
            </w:ins>
            <w:ins w:id="76" w:author="Garima " w:date="2026-09-11T22:41:00Z" w16du:dateUtc="2026-09-11T17:11:00Z">
              <w:r w:rsidR="00A47E06">
                <w:rPr>
                  <w:sz w:val="16"/>
                  <w:szCs w:val="16"/>
                </w:rPr>
                <w:t xml:space="preserve">  </w:t>
              </w:r>
            </w:ins>
            <w:del w:id="77" w:author="Garima " w:date="2026-09-11T22:41:00Z" w16du:dateUtc="2026-09-11T17:11:00Z">
              <w:r w:rsidDel="00A47E06">
                <w:rPr>
                  <w:sz w:val="16"/>
                  <w:szCs w:val="16"/>
                </w:rPr>
                <w:delText xml:space="preserve">, </w:delText>
              </w:r>
            </w:del>
          </w:p>
          <w:p w14:paraId="02184F39" w14:textId="77777777" w:rsidR="00A47E06" w:rsidRDefault="00A47E06">
            <w:pPr>
              <w:rPr>
                <w:ins w:id="78" w:author="Garima " w:date="2026-09-11T22:36:00Z" w16du:dateUtc="2026-09-11T17:06:00Z"/>
                <w:sz w:val="16"/>
                <w:szCs w:val="16"/>
              </w:rPr>
            </w:pPr>
          </w:p>
          <w:p w14:paraId="688F3ACA" w14:textId="0E5F8905" w:rsidR="00DB74A7" w:rsidRDefault="00000000">
            <w:pPr>
              <w:rPr>
                <w:sz w:val="16"/>
                <w:szCs w:val="16"/>
              </w:rPr>
            </w:pPr>
            <w:commentRangeStart w:id="79"/>
            <w:r>
              <w:rPr>
                <w:sz w:val="16"/>
                <w:szCs w:val="16"/>
              </w:rPr>
              <w:t>unassigned arrivals</w:t>
            </w:r>
            <w:commentRangeEnd w:id="79"/>
            <w:r w:rsidR="00A47E06">
              <w:rPr>
                <w:rStyle w:val="CommentReference"/>
              </w:rPr>
              <w:commentReference w:id="79"/>
            </w:r>
            <w:r>
              <w:rPr>
                <w:sz w:val="16"/>
                <w:szCs w:val="16"/>
              </w:rPr>
              <w:t>, and village-level escalation alerts.</w:t>
            </w:r>
          </w:p>
        </w:tc>
      </w:tr>
      <w:tr w:rsidR="00DB74A7" w14:paraId="6AA279CF" w14:textId="77777777" w:rsidTr="00E84625">
        <w:trPr>
          <w:trHeight w:val="80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B978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PHC Staff Nurse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282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Primary Health Centre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A5B1" w14:textId="77777777" w:rsidR="00BD3AA8" w:rsidRDefault="00000000">
            <w:pPr>
              <w:rPr>
                <w:ins w:id="80" w:author="Garima " w:date="2026-09-11T22:57:00Z" w16du:dateUtc="2026-09-11T17:27:00Z"/>
                <w:sz w:val="16"/>
                <w:szCs w:val="16"/>
              </w:rPr>
            </w:pPr>
            <w:r>
              <w:rPr>
                <w:sz w:val="16"/>
                <w:szCs w:val="16"/>
              </w:rPr>
              <w:t>Referrals (up</w:t>
            </w:r>
            <w:ins w:id="81" w:author="Garima " w:date="2026-09-11T22:49:00Z" w16du:dateUtc="2026-09-11T17:19:00Z">
              <w:r w:rsidR="00A2098E">
                <w:rPr>
                  <w:sz w:val="16"/>
                  <w:szCs w:val="16"/>
                </w:rPr>
                <w:t xml:space="preserve"> till Tert </w:t>
              </w:r>
            </w:ins>
            <w:ins w:id="82" w:author="Garima " w:date="2026-09-11T22:50:00Z" w16du:dateUtc="2026-09-11T17:20:00Z">
              <w:r w:rsidR="00A2098E">
                <w:rPr>
                  <w:sz w:val="16"/>
                  <w:szCs w:val="16"/>
                </w:rPr>
                <w:t xml:space="preserve">Centre </w:t>
              </w:r>
            </w:ins>
            <w:r>
              <w:rPr>
                <w:sz w:val="16"/>
                <w:szCs w:val="16"/>
              </w:rPr>
              <w:t xml:space="preserve">/back to SC), </w:t>
            </w:r>
          </w:p>
          <w:p w14:paraId="28421796" w14:textId="77777777" w:rsidR="00BD3AA8" w:rsidRDefault="00000000">
            <w:pPr>
              <w:rPr>
                <w:ins w:id="83" w:author="Garima " w:date="2026-09-11T22:57:00Z" w16du:dateUtc="2026-09-11T17:27:00Z"/>
                <w:sz w:val="16"/>
                <w:szCs w:val="16"/>
              </w:rPr>
            </w:pPr>
            <w:r>
              <w:rPr>
                <w:sz w:val="16"/>
                <w:szCs w:val="16"/>
              </w:rPr>
              <w:t>Follow-up</w:t>
            </w:r>
            <w:ins w:id="84" w:author="Garima " w:date="2026-09-11T22:53:00Z" w16du:dateUtc="2026-09-11T17:23:00Z">
              <w:r w:rsidR="00A2098E">
                <w:rPr>
                  <w:sz w:val="16"/>
                  <w:szCs w:val="16"/>
                </w:rPr>
                <w:t xml:space="preserve"> for ANC/PNW/NB/</w:t>
              </w:r>
            </w:ins>
            <w:ins w:id="85" w:author="Garima " w:date="2026-09-11T22:54:00Z" w16du:dateUtc="2026-09-11T17:24:00Z">
              <w:r w:rsidR="00A2098E">
                <w:rPr>
                  <w:sz w:val="16"/>
                  <w:szCs w:val="16"/>
                </w:rPr>
                <w:t>NCD/Cancer</w:t>
              </w:r>
            </w:ins>
            <w:r>
              <w:rPr>
                <w:sz w:val="16"/>
                <w:szCs w:val="16"/>
              </w:rPr>
              <w:t>,</w:t>
            </w:r>
            <w:ins w:id="86" w:author="Garima " w:date="2026-09-11T22:52:00Z" w16du:dateUtc="2026-09-11T17:22:00Z">
              <w:r w:rsidR="00A2098E">
                <w:rPr>
                  <w:sz w:val="16"/>
                  <w:szCs w:val="16"/>
                </w:rPr>
                <w:t xml:space="preserve"> </w:t>
              </w:r>
            </w:ins>
          </w:p>
          <w:p w14:paraId="15D38873" w14:textId="77777777" w:rsidR="00BD3AA8" w:rsidRDefault="00A2098E">
            <w:pPr>
              <w:rPr>
                <w:ins w:id="87" w:author="Garima " w:date="2026-09-11T22:57:00Z" w16du:dateUtc="2026-09-11T17:27:00Z"/>
                <w:sz w:val="16"/>
                <w:szCs w:val="16"/>
              </w:rPr>
            </w:pPr>
            <w:ins w:id="88" w:author="Garima " w:date="2026-09-11T22:50:00Z" w16du:dateUtc="2026-09-11T17:20:00Z">
              <w:r>
                <w:rPr>
                  <w:sz w:val="16"/>
                  <w:szCs w:val="16"/>
                </w:rPr>
                <w:t>ANC visit,</w:t>
              </w:r>
            </w:ins>
            <w:r w:rsidR="00000000">
              <w:rPr>
                <w:sz w:val="16"/>
                <w:szCs w:val="16"/>
              </w:rPr>
              <w:t xml:space="preserve"> </w:t>
            </w:r>
          </w:p>
          <w:p w14:paraId="7B9EB99C" w14:textId="77777777" w:rsidR="00BD3AA8" w:rsidRDefault="00000000">
            <w:pPr>
              <w:rPr>
                <w:ins w:id="89" w:author="Garima " w:date="2026-09-11T22:57:00Z" w16du:dateUtc="2026-09-11T17:27:00Z"/>
                <w:sz w:val="16"/>
                <w:szCs w:val="16"/>
              </w:rPr>
            </w:pPr>
            <w:r>
              <w:rPr>
                <w:sz w:val="16"/>
                <w:szCs w:val="16"/>
              </w:rPr>
              <w:t>Lab</w:t>
            </w:r>
            <w:ins w:id="90" w:author="Garima " w:date="2026-09-11T22:57:00Z" w16du:dateUtc="2026-09-11T17:27:00Z">
              <w:r w:rsidR="00BD3AA8">
                <w:rPr>
                  <w:sz w:val="16"/>
                  <w:szCs w:val="16"/>
                </w:rPr>
                <w:t xml:space="preserve"> for ANC/NCD/ Cancer </w:t>
              </w:r>
            </w:ins>
            <w:del w:id="91" w:author="Garima " w:date="2026-09-11T22:57:00Z" w16du:dateUtc="2026-09-11T17:27:00Z">
              <w:r w:rsidDel="00BD3AA8">
                <w:rPr>
                  <w:sz w:val="16"/>
                  <w:szCs w:val="16"/>
                </w:rPr>
                <w:delText>, r</w:delText>
              </w:r>
            </w:del>
          </w:p>
          <w:p w14:paraId="252C6602" w14:textId="77777777" w:rsidR="00BD3AA8" w:rsidRDefault="00BD3AA8">
            <w:pPr>
              <w:rPr>
                <w:ins w:id="92" w:author="Garima " w:date="2026-09-11T22:58:00Z" w16du:dateUtc="2026-09-11T17:28:00Z"/>
                <w:sz w:val="16"/>
                <w:szCs w:val="16"/>
              </w:rPr>
            </w:pPr>
            <w:ins w:id="93" w:author="Garima " w:date="2026-09-11T22:57:00Z" w16du:dateUtc="2026-09-11T17:27:00Z">
              <w:r>
                <w:rPr>
                  <w:sz w:val="16"/>
                  <w:szCs w:val="16"/>
                </w:rPr>
                <w:t>R</w:t>
              </w:r>
            </w:ins>
            <w:r w:rsidR="00000000">
              <w:rPr>
                <w:sz w:val="16"/>
                <w:szCs w:val="16"/>
              </w:rPr>
              <w:t>oute Ultrasound to CHC</w:t>
            </w:r>
            <w:ins w:id="94" w:author="Garima " w:date="2026-09-11T22:58:00Z" w16du:dateUtc="2026-09-11T17:28:00Z">
              <w:r>
                <w:rPr>
                  <w:sz w:val="16"/>
                  <w:szCs w:val="16"/>
                </w:rPr>
                <w:t xml:space="preserve"> for PW</w:t>
              </w:r>
            </w:ins>
          </w:p>
          <w:p w14:paraId="210D8C3B" w14:textId="0850553A" w:rsidR="00BD3AA8" w:rsidRDefault="00BD3AA8">
            <w:pPr>
              <w:rPr>
                <w:ins w:id="95" w:author="Garima " w:date="2026-09-11T22:57:00Z" w16du:dateUtc="2026-09-11T17:27:00Z"/>
                <w:sz w:val="16"/>
                <w:szCs w:val="16"/>
              </w:rPr>
            </w:pPr>
            <w:ins w:id="96" w:author="Garima " w:date="2026-09-11T22:58:00Z" w16du:dateUtc="2026-09-11T17:28:00Z">
              <w:r w:rsidRPr="00BD3AA8">
                <w:rPr>
                  <w:sz w:val="16"/>
                  <w:szCs w:val="16"/>
                  <w:highlight w:val="yellow"/>
                  <w:rPrChange w:id="97" w:author="Garima " w:date="2026-09-11T23:00:00Z" w16du:dateUtc="2026-09-11T17:30:00Z">
                    <w:rPr>
                      <w:sz w:val="16"/>
                      <w:szCs w:val="16"/>
                    </w:rPr>
                  </w:rPrChange>
                </w:rPr>
                <w:t>Imaging at DH for Cancer patient</w:t>
              </w:r>
            </w:ins>
            <w:del w:id="98" w:author="Garima " w:date="2026-09-11T22:58:00Z" w16du:dateUtc="2026-09-11T17:28:00Z">
              <w:r w:rsidR="00000000" w:rsidRPr="00BD3AA8" w:rsidDel="00BD3AA8">
                <w:rPr>
                  <w:sz w:val="16"/>
                  <w:szCs w:val="16"/>
                  <w:highlight w:val="yellow"/>
                  <w:rPrChange w:id="99" w:author="Garima " w:date="2026-09-11T23:00:00Z" w16du:dateUtc="2026-09-11T17:30:00Z">
                    <w:rPr>
                      <w:sz w:val="16"/>
                      <w:szCs w:val="16"/>
                    </w:rPr>
                  </w:rPrChange>
                </w:rPr>
                <w:delText>,</w:delText>
              </w:r>
              <w:r w:rsidR="00000000" w:rsidDel="00BD3AA8">
                <w:rPr>
                  <w:sz w:val="16"/>
                  <w:szCs w:val="16"/>
                </w:rPr>
                <w:delText xml:space="preserve"> </w:delText>
              </w:r>
            </w:del>
          </w:p>
          <w:p w14:paraId="75F446A5" w14:textId="77777777" w:rsidR="00DB74A7" w:rsidRDefault="00000000">
            <w:pPr>
              <w:rPr>
                <w:ins w:id="100" w:author="Garima " w:date="2026-09-11T22:59:00Z" w16du:dateUtc="2026-09-11T17:29:00Z"/>
                <w:sz w:val="16"/>
                <w:szCs w:val="16"/>
              </w:rPr>
            </w:pPr>
            <w:r>
              <w:rPr>
                <w:sz w:val="16"/>
                <w:szCs w:val="16"/>
              </w:rPr>
              <w:t>PMSMA session at PHC</w:t>
            </w:r>
            <w:ins w:id="101" w:author="Garima " w:date="2026-09-11T22:54:00Z" w16du:dateUtc="2026-09-11T17:24:00Z">
              <w:r w:rsidR="00A2098E">
                <w:rPr>
                  <w:sz w:val="16"/>
                  <w:szCs w:val="16"/>
                </w:rPr>
                <w:t>,</w:t>
              </w:r>
            </w:ins>
            <w:del w:id="102" w:author="Garima " w:date="2026-09-11T22:54:00Z" w16du:dateUtc="2026-09-11T17:24:00Z">
              <w:r w:rsidDel="00A2098E">
                <w:rPr>
                  <w:sz w:val="16"/>
                  <w:szCs w:val="16"/>
                </w:rPr>
                <w:delText>.</w:delText>
              </w:r>
            </w:del>
          </w:p>
          <w:p w14:paraId="495342A7" w14:textId="1B36943D" w:rsidR="00BD3AA8" w:rsidRDefault="00BD3AA8">
            <w:pPr>
              <w:rPr>
                <w:sz w:val="16"/>
                <w:szCs w:val="16"/>
              </w:rPr>
            </w:pPr>
            <w:ins w:id="103" w:author="Garima " w:date="2026-09-11T22:59:00Z" w16du:dateUtc="2026-09-11T17:29:00Z">
              <w:r>
                <w:rPr>
                  <w:sz w:val="16"/>
                  <w:szCs w:val="16"/>
                </w:rPr>
                <w:t>Medicine Refill for NCD</w:t>
              </w:r>
            </w:ins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FACA3" w14:textId="7D1A4439" w:rsidR="00BD3AA8" w:rsidRDefault="00BD3AA8" w:rsidP="00BD3AA8">
            <w:pPr>
              <w:rPr>
                <w:ins w:id="104" w:author="Garima " w:date="2026-09-11T23:05:00Z" w16du:dateUtc="2026-09-11T17:35:00Z"/>
                <w:sz w:val="16"/>
                <w:szCs w:val="16"/>
              </w:rPr>
            </w:pPr>
            <w:ins w:id="105" w:author="Garima " w:date="2026-09-11T23:05:00Z" w16du:dateUtc="2026-09-11T17:35:00Z">
              <w:r>
                <w:rPr>
                  <w:sz w:val="16"/>
                  <w:szCs w:val="16"/>
                </w:rPr>
                <w:t xml:space="preserve">Closes </w:t>
              </w:r>
              <w:r>
                <w:rPr>
                  <w:sz w:val="16"/>
                  <w:szCs w:val="16"/>
                </w:rPr>
                <w:t>PHC</w:t>
              </w:r>
              <w:r>
                <w:rPr>
                  <w:sz w:val="16"/>
                  <w:szCs w:val="16"/>
                </w:rPr>
                <w:t xml:space="preserve"> steps directly and Record contact efforts-(Call Beneficiary); </w:t>
              </w:r>
            </w:ins>
          </w:p>
          <w:p w14:paraId="581EC0CE" w14:textId="77777777" w:rsidR="00BD3AA8" w:rsidRDefault="00BD3AA8" w:rsidP="00BD3AA8">
            <w:pPr>
              <w:rPr>
                <w:ins w:id="106" w:author="Garima " w:date="2026-09-11T23:05:00Z" w16du:dateUtc="2026-09-11T17:35:00Z"/>
                <w:sz w:val="16"/>
                <w:szCs w:val="16"/>
              </w:rPr>
            </w:pPr>
            <w:ins w:id="107" w:author="Garima " w:date="2026-09-11T23:05:00Z" w16du:dateUtc="2026-09-11T17:35:00Z">
              <w:r>
                <w:rPr>
                  <w:sz w:val="16"/>
                  <w:szCs w:val="16"/>
                </w:rPr>
                <w:t xml:space="preserve">Log contact attempt for unreachable beneficiary) and </w:t>
              </w:r>
            </w:ins>
          </w:p>
          <w:p w14:paraId="2ED785A4" w14:textId="77777777" w:rsidR="00BD3AA8" w:rsidRDefault="00BD3AA8" w:rsidP="00BD3AA8">
            <w:pPr>
              <w:rPr>
                <w:ins w:id="108" w:author="Garima " w:date="2026-09-11T23:05:00Z" w16du:dateUtc="2026-09-11T17:35:00Z"/>
                <w:sz w:val="16"/>
                <w:szCs w:val="16"/>
              </w:rPr>
            </w:pPr>
            <w:ins w:id="109" w:author="Garima " w:date="2026-09-11T23:05:00Z" w16du:dateUtc="2026-09-11T17:35:00Z">
              <w:r>
                <w:rPr>
                  <w:sz w:val="16"/>
                  <w:szCs w:val="16"/>
                </w:rPr>
                <w:t>Record if beneficiary's decline services</w:t>
              </w:r>
            </w:ins>
          </w:p>
          <w:p w14:paraId="1D2EA026" w14:textId="77777777" w:rsidR="00BD3AA8" w:rsidRDefault="00BD3AA8" w:rsidP="00BD3AA8">
            <w:pPr>
              <w:rPr>
                <w:ins w:id="110" w:author="Garima " w:date="2026-09-11T23:05:00Z" w16du:dateUtc="2026-09-11T17:35:00Z"/>
                <w:sz w:val="16"/>
                <w:szCs w:val="16"/>
              </w:rPr>
            </w:pPr>
          </w:p>
          <w:p w14:paraId="20C294CB" w14:textId="77777777" w:rsidR="00BD3AA8" w:rsidRDefault="00BD3AA8" w:rsidP="00BD3AA8">
            <w:pPr>
              <w:rPr>
                <w:ins w:id="111" w:author="Garima " w:date="2026-09-11T23:05:00Z" w16du:dateUtc="2026-09-11T17:35:00Z"/>
                <w:sz w:val="16"/>
                <w:szCs w:val="16"/>
              </w:rPr>
            </w:pPr>
            <w:ins w:id="112" w:author="Garima " w:date="2026-09-11T23:05:00Z" w16du:dateUtc="2026-09-11T17:35:00Z">
              <w:r>
                <w:rPr>
                  <w:sz w:val="16"/>
                  <w:szCs w:val="16"/>
                </w:rPr>
                <w:t xml:space="preserve">Closing steps at higher levels requires provenance and  Record contact efforts-(Whatsapp nudge/Call Beneficiary); </w:t>
              </w:r>
            </w:ins>
          </w:p>
          <w:p w14:paraId="63D2F20E" w14:textId="77777777" w:rsidR="00BD3AA8" w:rsidRDefault="00BD3AA8" w:rsidP="00BD3AA8">
            <w:pPr>
              <w:rPr>
                <w:ins w:id="113" w:author="Garima " w:date="2026-09-11T23:05:00Z" w16du:dateUtc="2026-09-11T17:35:00Z"/>
                <w:sz w:val="16"/>
                <w:szCs w:val="16"/>
              </w:rPr>
            </w:pPr>
            <w:ins w:id="114" w:author="Garima " w:date="2026-09-11T23:05:00Z" w16du:dateUtc="2026-09-11T17:35:00Z">
              <w:r>
                <w:rPr>
                  <w:sz w:val="16"/>
                  <w:szCs w:val="16"/>
                </w:rPr>
                <w:t xml:space="preserve">Log contact attempt for unreachable beneficiary) and </w:t>
              </w:r>
            </w:ins>
          </w:p>
          <w:p w14:paraId="1A30E79F" w14:textId="2E9CF9C6" w:rsidR="00DB74A7" w:rsidRDefault="00BD3AA8" w:rsidP="00BD3AA8">
            <w:pPr>
              <w:rPr>
                <w:sz w:val="16"/>
                <w:szCs w:val="16"/>
              </w:rPr>
            </w:pPr>
            <w:ins w:id="115" w:author="Garima " w:date="2026-09-11T23:05:00Z" w16du:dateUtc="2026-09-11T17:35:00Z">
              <w:r>
                <w:rPr>
                  <w:sz w:val="16"/>
                  <w:szCs w:val="16"/>
                </w:rPr>
                <w:t>Record if beneficiary's decline services</w:t>
              </w:r>
            </w:ins>
            <w:del w:id="116" w:author="Garima " w:date="2026-09-11T23:05:00Z" w16du:dateUtc="2026-09-11T17:35:00Z">
              <w:r w:rsidR="00000000" w:rsidDel="00BD3AA8">
                <w:rPr>
                  <w:sz w:val="16"/>
                  <w:szCs w:val="16"/>
                </w:rPr>
                <w:delText>Direct facility closure for care delivered on-site</w:delText>
              </w:r>
            </w:del>
            <w:r w:rsidR="00000000">
              <w:rPr>
                <w:sz w:val="16"/>
                <w:szCs w:val="16"/>
              </w:rPr>
              <w:t>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A293C" w14:textId="47BEDC5B" w:rsidR="00BD3AA8" w:rsidRDefault="00BD3AA8">
            <w:pPr>
              <w:rPr>
                <w:ins w:id="117" w:author="Garima " w:date="2026-09-11T23:05:00Z" w16du:dateUtc="2026-09-11T17:35:00Z"/>
                <w:sz w:val="16"/>
                <w:szCs w:val="16"/>
              </w:rPr>
            </w:pPr>
            <w:ins w:id="118" w:author="Garima " w:date="2026-09-11T23:05:00Z" w16du:dateUtc="2026-09-11T17:35:00Z">
              <w:r>
                <w:rPr>
                  <w:sz w:val="16"/>
                  <w:szCs w:val="16"/>
                </w:rPr>
                <w:t xml:space="preserve">Worklist for catchment Worklist for facility i.e events originated or targeted to </w:t>
              </w:r>
            </w:ins>
            <w:ins w:id="119" w:author="Garima " w:date="2026-09-11T23:07:00Z" w16du:dateUtc="2026-09-11T17:37:00Z">
              <w:r w:rsidR="002D1CA2">
                <w:rPr>
                  <w:sz w:val="16"/>
                  <w:szCs w:val="16"/>
                </w:rPr>
                <w:t>PHC</w:t>
              </w:r>
            </w:ins>
          </w:p>
          <w:p w14:paraId="4FBA450D" w14:textId="77777777" w:rsidR="00BD3AA8" w:rsidRDefault="00BD3AA8">
            <w:pPr>
              <w:rPr>
                <w:ins w:id="120" w:author="Garima " w:date="2026-09-11T23:05:00Z" w16du:dateUtc="2026-09-11T17:35:00Z"/>
                <w:sz w:val="16"/>
                <w:szCs w:val="16"/>
              </w:rPr>
            </w:pPr>
          </w:p>
          <w:p w14:paraId="61328844" w14:textId="35BDDC54" w:rsidR="00DB74A7" w:rsidRDefault="00000000">
            <w:pPr>
              <w:rPr>
                <w:sz w:val="16"/>
                <w:szCs w:val="16"/>
              </w:rPr>
            </w:pPr>
            <w:commentRangeStart w:id="121"/>
            <w:r>
              <w:rPr>
                <w:sz w:val="16"/>
                <w:szCs w:val="16"/>
              </w:rPr>
              <w:t>Facility worklist, expected arrivals, and overdue queues.</w:t>
            </w:r>
            <w:commentRangeEnd w:id="121"/>
            <w:r w:rsidR="002D1CA2">
              <w:rPr>
                <w:rStyle w:val="CommentReference"/>
              </w:rPr>
              <w:commentReference w:id="121"/>
            </w:r>
          </w:p>
        </w:tc>
      </w:tr>
      <w:tr w:rsidR="00DB74A7" w14:paraId="70B40C99" w14:textId="77777777" w:rsidTr="00E84625">
        <w:trPr>
          <w:trHeight w:val="644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E39F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CHC Staff Nurse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3A67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Community Health Centre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FB66" w14:textId="77777777" w:rsidR="004C1710" w:rsidRDefault="00000000">
            <w:pPr>
              <w:rPr>
                <w:ins w:id="122" w:author="Garima " w:date="2026-09-12T00:03:00Z" w16du:dateUtc="2026-09-11T18:33:00Z"/>
                <w:sz w:val="16"/>
                <w:szCs w:val="16"/>
              </w:rPr>
            </w:pPr>
            <w:r>
              <w:rPr>
                <w:sz w:val="16"/>
                <w:szCs w:val="16"/>
              </w:rPr>
              <w:t>Same as PHC</w:t>
            </w:r>
          </w:p>
          <w:p w14:paraId="01517423" w14:textId="34B5926C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+ CHC-level Ultrasound scheduling and CHC PMSMA sessions.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2E3C3" w14:textId="2EE27CC3" w:rsidR="004C1710" w:rsidRDefault="00000000" w:rsidP="004C1710">
            <w:pPr>
              <w:rPr>
                <w:ins w:id="123" w:author="Garima " w:date="2026-09-12T00:05:00Z" w16du:dateUtc="2026-09-11T18:35:00Z"/>
                <w:sz w:val="16"/>
                <w:szCs w:val="16"/>
              </w:rPr>
            </w:pPr>
            <w:r>
              <w:rPr>
                <w:sz w:val="16"/>
                <w:szCs w:val="16"/>
              </w:rPr>
              <w:t>Direct facility closure for care delivered</w:t>
            </w:r>
            <w:ins w:id="124" w:author="Garima " w:date="2026-09-12T00:13:00Z" w16du:dateUtc="2026-09-11T18:43:00Z">
              <w:r w:rsidR="00B42C1B">
                <w:rPr>
                  <w:sz w:val="16"/>
                  <w:szCs w:val="16"/>
                </w:rPr>
                <w:t xml:space="preserve"> at CHC</w:t>
              </w:r>
            </w:ins>
            <w:del w:id="125" w:author="Garima " w:date="2026-09-12T00:13:00Z" w16du:dateUtc="2026-09-11T18:43:00Z">
              <w:r w:rsidDel="00B42C1B">
                <w:rPr>
                  <w:sz w:val="16"/>
                  <w:szCs w:val="16"/>
                </w:rPr>
                <w:delText xml:space="preserve"> on-site.</w:delText>
              </w:r>
            </w:del>
            <w:ins w:id="126" w:author="Garima " w:date="2026-09-12T00:05:00Z" w16du:dateUtc="2026-09-11T18:35:00Z">
              <w:r w:rsidR="004C1710">
                <w:rPr>
                  <w:sz w:val="16"/>
                  <w:szCs w:val="16"/>
                </w:rPr>
                <w:t xml:space="preserve"> </w:t>
              </w:r>
              <w:r w:rsidR="004C1710">
                <w:rPr>
                  <w:sz w:val="16"/>
                  <w:szCs w:val="16"/>
                </w:rPr>
                <w:t xml:space="preserve">and Record contact efforts-(Call Beneficiary); </w:t>
              </w:r>
            </w:ins>
          </w:p>
          <w:p w14:paraId="09887839" w14:textId="77777777" w:rsidR="004C1710" w:rsidRDefault="004C1710" w:rsidP="004C1710">
            <w:pPr>
              <w:rPr>
                <w:ins w:id="127" w:author="Garima " w:date="2026-09-12T00:05:00Z" w16du:dateUtc="2026-09-11T18:35:00Z"/>
                <w:sz w:val="16"/>
                <w:szCs w:val="16"/>
              </w:rPr>
            </w:pPr>
            <w:ins w:id="128" w:author="Garima " w:date="2026-09-12T00:05:00Z" w16du:dateUtc="2026-09-11T18:35:00Z">
              <w:r>
                <w:rPr>
                  <w:sz w:val="16"/>
                  <w:szCs w:val="16"/>
                </w:rPr>
                <w:t xml:space="preserve">Log contact attempt for unreachable beneficiary) and </w:t>
              </w:r>
            </w:ins>
          </w:p>
          <w:p w14:paraId="5378E804" w14:textId="77777777" w:rsidR="004C1710" w:rsidRDefault="004C1710" w:rsidP="004C1710">
            <w:pPr>
              <w:rPr>
                <w:ins w:id="129" w:author="Garima " w:date="2026-09-12T00:05:00Z" w16du:dateUtc="2026-09-11T18:35:00Z"/>
                <w:sz w:val="16"/>
                <w:szCs w:val="16"/>
              </w:rPr>
            </w:pPr>
            <w:ins w:id="130" w:author="Garima " w:date="2026-09-12T00:05:00Z" w16du:dateUtc="2026-09-11T18:35:00Z">
              <w:r>
                <w:rPr>
                  <w:sz w:val="16"/>
                  <w:szCs w:val="16"/>
                </w:rPr>
                <w:lastRenderedPageBreak/>
                <w:t>Record if beneficiary's decline services</w:t>
              </w:r>
            </w:ins>
          </w:p>
          <w:p w14:paraId="2CE119CA" w14:textId="6069BBF7" w:rsidR="00DB74A7" w:rsidRDefault="00DB74A7">
            <w:pPr>
              <w:rPr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8798" w14:textId="0F54EB3E" w:rsidR="004C1710" w:rsidRDefault="004C1710" w:rsidP="004C1710">
            <w:pPr>
              <w:rPr>
                <w:ins w:id="131" w:author="Garima " w:date="2026-09-12T00:05:00Z" w16du:dateUtc="2026-09-11T18:35:00Z"/>
                <w:sz w:val="16"/>
                <w:szCs w:val="16"/>
              </w:rPr>
            </w:pPr>
            <w:ins w:id="132" w:author="Garima " w:date="2026-09-12T00:05:00Z" w16du:dateUtc="2026-09-11T18:35:00Z">
              <w:r>
                <w:rPr>
                  <w:sz w:val="16"/>
                  <w:szCs w:val="16"/>
                </w:rPr>
                <w:lastRenderedPageBreak/>
                <w:t xml:space="preserve">Worklist for catchment Worklist for facility i.e events originated or targeted to </w:t>
              </w:r>
              <w:r>
                <w:rPr>
                  <w:sz w:val="16"/>
                  <w:szCs w:val="16"/>
                </w:rPr>
                <w:t>C</w:t>
              </w:r>
              <w:r>
                <w:rPr>
                  <w:sz w:val="16"/>
                  <w:szCs w:val="16"/>
                </w:rPr>
                <w:t>HC</w:t>
              </w:r>
            </w:ins>
          </w:p>
          <w:p w14:paraId="30EED74D" w14:textId="77777777" w:rsidR="004C1710" w:rsidRDefault="004C1710">
            <w:pPr>
              <w:rPr>
                <w:ins w:id="133" w:author="Garima " w:date="2026-09-12T00:05:00Z" w16du:dateUtc="2026-09-11T18:35:00Z"/>
                <w:sz w:val="16"/>
                <w:szCs w:val="16"/>
              </w:rPr>
            </w:pPr>
          </w:p>
          <w:p w14:paraId="4F3804F1" w14:textId="77777777" w:rsidR="004C1710" w:rsidRDefault="004C1710">
            <w:pPr>
              <w:rPr>
                <w:ins w:id="134" w:author="Garima " w:date="2026-09-12T00:05:00Z" w16du:dateUtc="2026-09-11T18:35:00Z"/>
                <w:sz w:val="16"/>
                <w:szCs w:val="16"/>
              </w:rPr>
            </w:pPr>
          </w:p>
          <w:p w14:paraId="6DCB1835" w14:textId="77777777" w:rsidR="004C1710" w:rsidRDefault="004C1710">
            <w:pPr>
              <w:rPr>
                <w:ins w:id="135" w:author="Garima " w:date="2026-09-12T00:05:00Z" w16du:dateUtc="2026-09-11T18:35:00Z"/>
                <w:sz w:val="16"/>
                <w:szCs w:val="16"/>
              </w:rPr>
            </w:pPr>
          </w:p>
          <w:p w14:paraId="52A72144" w14:textId="3A8079BD" w:rsidR="00DB74A7" w:rsidRDefault="00000000">
            <w:pPr>
              <w:rPr>
                <w:sz w:val="16"/>
                <w:szCs w:val="16"/>
              </w:rPr>
            </w:pPr>
            <w:commentRangeStart w:id="136"/>
            <w:r>
              <w:rPr>
                <w:sz w:val="16"/>
                <w:szCs w:val="16"/>
              </w:rPr>
              <w:lastRenderedPageBreak/>
              <w:t>Facility worklist, referral arrivals, and diagnostic queues.</w:t>
            </w:r>
            <w:commentRangeEnd w:id="136"/>
            <w:r w:rsidR="00B42C1B">
              <w:rPr>
                <w:rStyle w:val="CommentReference"/>
              </w:rPr>
              <w:commentReference w:id="136"/>
            </w:r>
          </w:p>
        </w:tc>
      </w:tr>
      <w:tr w:rsidR="00DB74A7" w14:paraId="3AEB80B3" w14:textId="77777777" w:rsidTr="00E84625">
        <w:trPr>
          <w:trHeight w:val="642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387A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DH Staff Nurse / Care Coordinator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7391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District Hospital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953F3" w14:textId="361C56A1" w:rsidR="00DB74A7" w:rsidRDefault="00000000">
            <w:pPr>
              <w:rPr>
                <w:sz w:val="16"/>
                <w:szCs w:val="16"/>
              </w:rPr>
            </w:pPr>
            <w:del w:id="137" w:author="Garima " w:date="2026-09-12T00:10:00Z" w16du:dateUtc="2026-09-11T18:40:00Z">
              <w:r w:rsidDel="00B42C1B">
                <w:rPr>
                  <w:sz w:val="16"/>
                  <w:szCs w:val="16"/>
                </w:rPr>
                <w:delText>Specialist follow-up, oncology labs, advanced diagnostic imaging, cancer treatment tracking.</w:delText>
              </w:r>
            </w:del>
            <w:ins w:id="138" w:author="Garima " w:date="2026-09-12T00:10:00Z" w16du:dateUtc="2026-09-11T18:40:00Z">
              <w:r w:rsidR="00B42C1B">
                <w:rPr>
                  <w:sz w:val="16"/>
                  <w:szCs w:val="16"/>
                </w:rPr>
                <w:t xml:space="preserve">Same as CHC </w:t>
              </w:r>
            </w:ins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EC31" w14:textId="4FE09F1F" w:rsidR="00E84625" w:rsidRDefault="00000000" w:rsidP="00E84625">
            <w:pPr>
              <w:rPr>
                <w:ins w:id="139" w:author="Garima " w:date="2026-09-12T00:18:00Z" w16du:dateUtc="2026-09-11T18:48:00Z"/>
                <w:sz w:val="16"/>
                <w:szCs w:val="16"/>
              </w:rPr>
            </w:pPr>
            <w:r>
              <w:rPr>
                <w:sz w:val="16"/>
                <w:szCs w:val="16"/>
              </w:rPr>
              <w:t>Direct facility closure</w:t>
            </w:r>
            <w:del w:id="140" w:author="Garima " w:date="2026-09-12T00:18:00Z" w16du:dateUtc="2026-09-11T18:48:00Z">
              <w:r w:rsidDel="00E84625">
                <w:rPr>
                  <w:sz w:val="16"/>
                  <w:szCs w:val="16"/>
                </w:rPr>
                <w:delText>.</w:delText>
              </w:r>
            </w:del>
            <w:ins w:id="141" w:author="Garima " w:date="2026-09-12T00:18:00Z" w16du:dateUtc="2026-09-11T18:48:00Z">
              <w:r w:rsidR="00E84625">
                <w:rPr>
                  <w:sz w:val="16"/>
                  <w:szCs w:val="16"/>
                </w:rPr>
                <w:t xml:space="preserve"> for care delivered at DH .and Record contact efforts-(Call Beneficiary); </w:t>
              </w:r>
            </w:ins>
          </w:p>
          <w:p w14:paraId="5EEDD55D" w14:textId="77777777" w:rsidR="00E84625" w:rsidRDefault="00E84625" w:rsidP="00E84625">
            <w:pPr>
              <w:rPr>
                <w:ins w:id="142" w:author="Garima " w:date="2026-09-12T00:18:00Z" w16du:dateUtc="2026-09-11T18:48:00Z"/>
                <w:sz w:val="16"/>
                <w:szCs w:val="16"/>
              </w:rPr>
            </w:pPr>
            <w:ins w:id="143" w:author="Garima " w:date="2026-09-12T00:18:00Z" w16du:dateUtc="2026-09-11T18:48:00Z">
              <w:r>
                <w:rPr>
                  <w:sz w:val="16"/>
                  <w:szCs w:val="16"/>
                </w:rPr>
                <w:t xml:space="preserve">Log contact attempt for unreachable beneficiary) and </w:t>
              </w:r>
            </w:ins>
          </w:p>
          <w:p w14:paraId="651F2826" w14:textId="77777777" w:rsidR="00E84625" w:rsidRDefault="00E84625" w:rsidP="00E84625">
            <w:pPr>
              <w:rPr>
                <w:ins w:id="144" w:author="Garima " w:date="2026-09-12T00:18:00Z" w16du:dateUtc="2026-09-11T18:48:00Z"/>
                <w:sz w:val="16"/>
                <w:szCs w:val="16"/>
              </w:rPr>
            </w:pPr>
            <w:ins w:id="145" w:author="Garima " w:date="2026-09-12T00:18:00Z" w16du:dateUtc="2026-09-11T18:48:00Z">
              <w:r>
                <w:rPr>
                  <w:sz w:val="16"/>
                  <w:szCs w:val="16"/>
                </w:rPr>
                <w:t>Record if beneficiary's decline services</w:t>
              </w:r>
            </w:ins>
          </w:p>
          <w:p w14:paraId="524655B0" w14:textId="77543210" w:rsidR="00DB74A7" w:rsidRDefault="00DB74A7">
            <w:pPr>
              <w:rPr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2148E" w14:textId="1E3B5ACD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ins w:id="146" w:author="Garima " w:date="2026-09-12T00:11:00Z" w16du:dateUtc="2026-09-11T18:41:00Z">
              <w:r w:rsidR="00B42C1B">
                <w:rPr>
                  <w:sz w:val="16"/>
                  <w:szCs w:val="16"/>
                </w:rPr>
                <w:t xml:space="preserve"> </w:t>
              </w:r>
              <w:r w:rsidR="00B42C1B">
                <w:rPr>
                  <w:sz w:val="16"/>
                  <w:szCs w:val="16"/>
                </w:rPr>
                <w:t xml:space="preserve">Worklist for facility i.e events originated or targeted to </w:t>
              </w:r>
            </w:ins>
            <w:ins w:id="147" w:author="Garima " w:date="2026-09-12T00:12:00Z" w16du:dateUtc="2026-09-11T18:42:00Z">
              <w:r w:rsidR="00B42C1B">
                <w:rPr>
                  <w:sz w:val="16"/>
                  <w:szCs w:val="16"/>
                </w:rPr>
                <w:t xml:space="preserve">DH </w:t>
              </w:r>
            </w:ins>
            <w:del w:id="148" w:author="Garima " w:date="2026-09-12T00:12:00Z" w16du:dateUtc="2026-09-11T18:42:00Z">
              <w:r w:rsidDel="00B42C1B">
                <w:rPr>
                  <w:sz w:val="16"/>
                  <w:szCs w:val="16"/>
                </w:rPr>
                <w:delText>econdary care worklist and cross-block inbound r</w:delText>
              </w:r>
            </w:del>
            <w:r>
              <w:rPr>
                <w:sz w:val="16"/>
                <w:szCs w:val="16"/>
              </w:rPr>
              <w:t>eferrals.</w:t>
            </w:r>
          </w:p>
        </w:tc>
      </w:tr>
      <w:tr w:rsidR="00DB74A7" w14:paraId="7BA00576" w14:textId="77777777" w:rsidTr="00E84625">
        <w:trPr>
          <w:trHeight w:val="371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52944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Tertiary Nurse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D1886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Medical College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D294" w14:textId="01642952" w:rsidR="00DB74A7" w:rsidRDefault="00B42C1B">
            <w:pPr>
              <w:rPr>
                <w:sz w:val="16"/>
                <w:szCs w:val="16"/>
              </w:rPr>
            </w:pPr>
            <w:ins w:id="149" w:author="Garima " w:date="2026-09-12T00:14:00Z" w16du:dateUtc="2026-09-11T18:44:00Z">
              <w:r>
                <w:rPr>
                  <w:sz w:val="16"/>
                  <w:szCs w:val="16"/>
                </w:rPr>
                <w:t xml:space="preserve">Same as </w:t>
              </w:r>
              <w:r>
                <w:rPr>
                  <w:sz w:val="16"/>
                  <w:szCs w:val="16"/>
                </w:rPr>
                <w:t>DH</w:t>
              </w:r>
            </w:ins>
            <w:del w:id="150" w:author="Garima " w:date="2026-09-12T00:14:00Z" w16du:dateUtc="2026-09-11T18:44:00Z">
              <w:r w:rsidR="00000000" w:rsidDel="00B42C1B">
                <w:rPr>
                  <w:sz w:val="16"/>
                  <w:szCs w:val="16"/>
                </w:rPr>
                <w:delText>Advanced tertiary care follow-up.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8EB4" w14:textId="05581936" w:rsidR="00E84625" w:rsidRDefault="00000000" w:rsidP="00E84625">
            <w:pPr>
              <w:rPr>
                <w:ins w:id="151" w:author="Garima " w:date="2026-09-12T00:17:00Z" w16du:dateUtc="2026-09-11T18:47:00Z"/>
                <w:sz w:val="16"/>
                <w:szCs w:val="16"/>
              </w:rPr>
            </w:pPr>
            <w:r>
              <w:rPr>
                <w:sz w:val="16"/>
                <w:szCs w:val="16"/>
              </w:rPr>
              <w:t>Direct facility closure</w:t>
            </w:r>
            <w:ins w:id="152" w:author="Garima " w:date="2026-09-12T00:17:00Z" w16du:dateUtc="2026-09-11T18:47:00Z">
              <w:r w:rsidR="00E84625">
                <w:rPr>
                  <w:sz w:val="16"/>
                  <w:szCs w:val="16"/>
                </w:rPr>
                <w:t xml:space="preserve"> </w:t>
              </w:r>
              <w:r w:rsidR="00E84625">
                <w:rPr>
                  <w:sz w:val="16"/>
                  <w:szCs w:val="16"/>
                </w:rPr>
                <w:t xml:space="preserve">for care delivered at DH .and Record contact efforts-(Call Beneficiary); </w:t>
              </w:r>
            </w:ins>
          </w:p>
          <w:p w14:paraId="040C4857" w14:textId="77777777" w:rsidR="00E84625" w:rsidRDefault="00E84625" w:rsidP="00E84625">
            <w:pPr>
              <w:rPr>
                <w:ins w:id="153" w:author="Garima " w:date="2026-09-12T00:17:00Z" w16du:dateUtc="2026-09-11T18:47:00Z"/>
                <w:sz w:val="16"/>
                <w:szCs w:val="16"/>
              </w:rPr>
            </w:pPr>
            <w:ins w:id="154" w:author="Garima " w:date="2026-09-12T00:17:00Z" w16du:dateUtc="2026-09-11T18:47:00Z">
              <w:r>
                <w:rPr>
                  <w:sz w:val="16"/>
                  <w:szCs w:val="16"/>
                </w:rPr>
                <w:t xml:space="preserve">Log contact attempt for unreachable beneficiary) and </w:t>
              </w:r>
            </w:ins>
          </w:p>
          <w:p w14:paraId="663FE6E1" w14:textId="77777777" w:rsidR="00E84625" w:rsidRDefault="00E84625" w:rsidP="00E84625">
            <w:pPr>
              <w:rPr>
                <w:ins w:id="155" w:author="Garima " w:date="2026-09-12T00:17:00Z" w16du:dateUtc="2026-09-11T18:47:00Z"/>
                <w:sz w:val="16"/>
                <w:szCs w:val="16"/>
              </w:rPr>
            </w:pPr>
            <w:ins w:id="156" w:author="Garima " w:date="2026-09-12T00:17:00Z" w16du:dateUtc="2026-09-11T18:47:00Z">
              <w:r>
                <w:rPr>
                  <w:sz w:val="16"/>
                  <w:szCs w:val="16"/>
                </w:rPr>
                <w:t>Record if beneficiary's decline services</w:t>
              </w:r>
            </w:ins>
          </w:p>
          <w:p w14:paraId="7C754204" w14:textId="3C892533" w:rsidR="00DB74A7" w:rsidRDefault="00000000">
            <w:pPr>
              <w:rPr>
                <w:sz w:val="16"/>
                <w:szCs w:val="16"/>
              </w:rPr>
            </w:pPr>
            <w:del w:id="157" w:author="Garima " w:date="2026-09-12T00:17:00Z" w16du:dateUtc="2026-09-11T18:47:00Z">
              <w:r w:rsidDel="00E84625">
                <w:rPr>
                  <w:sz w:val="16"/>
                  <w:szCs w:val="16"/>
                </w:rPr>
                <w:delText>.</w:delText>
              </w:r>
            </w:del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C74F" w14:textId="77777777" w:rsidR="00DB74A7" w:rsidRDefault="00000000">
            <w:pPr>
              <w:rPr>
                <w:ins w:id="158" w:author="Garima " w:date="2026-09-12T00:16:00Z" w16du:dateUtc="2026-09-11T18:46:00Z"/>
                <w:sz w:val="16"/>
                <w:szCs w:val="16"/>
              </w:rPr>
            </w:pPr>
            <w:r>
              <w:rPr>
                <w:sz w:val="16"/>
                <w:szCs w:val="16"/>
              </w:rPr>
              <w:t>Tertiary inbound worklist.</w:t>
            </w:r>
          </w:p>
          <w:p w14:paraId="397293E2" w14:textId="11399CA6" w:rsidR="00B42C1B" w:rsidRDefault="00B42C1B">
            <w:pPr>
              <w:rPr>
                <w:sz w:val="16"/>
                <w:szCs w:val="16"/>
              </w:rPr>
            </w:pPr>
            <w:ins w:id="159" w:author="Garima " w:date="2026-09-12T00:16:00Z" w16du:dateUtc="2026-09-11T18:46:00Z">
              <w:r>
                <w:rPr>
                  <w:sz w:val="16"/>
                  <w:szCs w:val="16"/>
                </w:rPr>
                <w:t xml:space="preserve">Worklist for facility i.e events originated or targeted to </w:t>
              </w:r>
            </w:ins>
            <w:ins w:id="160" w:author="Garima " w:date="2026-09-12T00:18:00Z" w16du:dateUtc="2026-09-11T18:48:00Z">
              <w:r w:rsidR="00E84625">
                <w:rPr>
                  <w:sz w:val="16"/>
                  <w:szCs w:val="16"/>
                </w:rPr>
                <w:t>Tert Care</w:t>
              </w:r>
            </w:ins>
          </w:p>
        </w:tc>
      </w:tr>
      <w:tr w:rsidR="00E84625" w14:paraId="5047B653" w14:textId="77777777" w:rsidTr="003C7DAA">
        <w:trPr>
          <w:trHeight w:val="371"/>
          <w:ins w:id="161" w:author="Garima " w:date="2026-09-12T00:21:00Z" w16du:dateUtc="2026-09-11T18:51:00Z"/>
        </w:trPr>
        <w:tc>
          <w:tcPr>
            <w:tcW w:w="11482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51DDE" w14:textId="1DB7BF2D" w:rsidR="00E84625" w:rsidRDefault="00E84625">
            <w:pPr>
              <w:rPr>
                <w:ins w:id="162" w:author="Garima " w:date="2026-09-12T00:21:00Z" w16du:dateUtc="2026-09-11T18:51:00Z"/>
                <w:sz w:val="16"/>
                <w:szCs w:val="16"/>
              </w:rPr>
            </w:pPr>
            <w:ins w:id="163" w:author="Garima " w:date="2026-09-12T00:22:00Z" w16du:dateUtc="2026-09-11T18:52:00Z">
              <w:r>
                <w:rPr>
                  <w:sz w:val="16"/>
                  <w:szCs w:val="16"/>
                </w:rPr>
                <w:t xml:space="preserve">NS Insights </w:t>
              </w:r>
            </w:ins>
          </w:p>
        </w:tc>
      </w:tr>
      <w:tr w:rsidR="00E84625" w14:paraId="5B42E3B7" w14:textId="77777777" w:rsidTr="00E84625">
        <w:trPr>
          <w:trHeight w:val="606"/>
          <w:ins w:id="164" w:author="Garima " w:date="2026-09-12T00:22:00Z" w16du:dateUtc="2026-09-11T18:52:00Z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6AE3" w14:textId="797E8482" w:rsidR="00E84625" w:rsidRDefault="00E84625">
            <w:pPr>
              <w:rPr>
                <w:ins w:id="165" w:author="Garima " w:date="2026-09-12T00:22:00Z" w16du:dateUtc="2026-09-11T18:52:00Z"/>
                <w:b/>
                <w:bCs/>
                <w:sz w:val="16"/>
                <w:szCs w:val="16"/>
              </w:rPr>
            </w:pPr>
            <w:ins w:id="166" w:author="Garima " w:date="2026-09-12T00:23:00Z" w16du:dateUtc="2026-09-11T18:53:00Z">
              <w:r>
                <w:rPr>
                  <w:b/>
                  <w:bCs/>
                  <w:sz w:val="16"/>
                  <w:szCs w:val="16"/>
                </w:rPr>
                <w:t>AS</w:t>
              </w:r>
            </w:ins>
            <w:ins w:id="167" w:author="Garima " w:date="2026-09-12T00:24:00Z" w16du:dateUtc="2026-09-11T18:54:00Z">
              <w:r>
                <w:rPr>
                  <w:b/>
                  <w:bCs/>
                  <w:sz w:val="16"/>
                  <w:szCs w:val="16"/>
                </w:rPr>
                <w:t>HA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6D32" w14:textId="67D4ED4A" w:rsidR="00E84625" w:rsidRDefault="002A3E64">
            <w:pPr>
              <w:rPr>
                <w:ins w:id="168" w:author="Garima " w:date="2026-09-12T00:22:00Z" w16du:dateUtc="2026-09-11T18:52:00Z"/>
                <w:sz w:val="16"/>
                <w:szCs w:val="16"/>
              </w:rPr>
            </w:pPr>
            <w:ins w:id="169" w:author="Garima " w:date="2026-09-12T00:31:00Z" w16du:dateUtc="2026-09-11T19:01:00Z">
              <w:r>
                <w:rPr>
                  <w:sz w:val="16"/>
                  <w:szCs w:val="16"/>
                </w:rPr>
                <w:t xml:space="preserve">Village </w:t>
              </w:r>
            </w:ins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2CBC3" w14:textId="6AC5045D" w:rsidR="00E84625" w:rsidRDefault="002A3E64">
            <w:pPr>
              <w:rPr>
                <w:ins w:id="170" w:author="Garima " w:date="2026-09-12T00:22:00Z" w16du:dateUtc="2026-09-11T18:52:00Z"/>
                <w:sz w:val="16"/>
                <w:szCs w:val="16"/>
              </w:rPr>
            </w:pPr>
            <w:ins w:id="171" w:author="Garima " w:date="2026-09-12T00:31:00Z" w16du:dateUtc="2026-09-11T19:01:00Z">
              <w:r>
                <w:rPr>
                  <w:sz w:val="16"/>
                  <w:szCs w:val="16"/>
                </w:rPr>
                <w:t xml:space="preserve">Data insights for the village </w:t>
              </w:r>
            </w:ins>
            <w:ins w:id="172" w:author="Garima " w:date="2026-09-12T00:32:00Z" w16du:dateUtc="2026-09-11T19:02:00Z">
              <w:r>
                <w:rPr>
                  <w:sz w:val="16"/>
                  <w:szCs w:val="16"/>
                </w:rPr>
                <w:t xml:space="preserve">catchment </w:t>
              </w:r>
            </w:ins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E54F" w14:textId="77777777" w:rsidR="00E84625" w:rsidRDefault="00E84625">
            <w:pPr>
              <w:rPr>
                <w:ins w:id="173" w:author="Garima " w:date="2026-09-12T00:22:00Z" w16du:dateUtc="2026-09-11T18:52:00Z"/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F013" w14:textId="77777777" w:rsidR="00E84625" w:rsidRDefault="00E84625">
            <w:pPr>
              <w:rPr>
                <w:ins w:id="174" w:author="Garima " w:date="2026-09-12T00:22:00Z" w16du:dateUtc="2026-09-11T18:52:00Z"/>
                <w:b/>
                <w:bCs/>
                <w:sz w:val="16"/>
                <w:szCs w:val="16"/>
              </w:rPr>
            </w:pPr>
          </w:p>
        </w:tc>
      </w:tr>
      <w:tr w:rsidR="002A3E64" w14:paraId="3300940E" w14:textId="77777777" w:rsidTr="00E84625">
        <w:trPr>
          <w:trHeight w:val="606"/>
          <w:ins w:id="175" w:author="Garima " w:date="2026-09-12T00:31:00Z" w16du:dateUtc="2026-09-11T19:01:00Z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D1BD" w14:textId="5C5FB726" w:rsidR="002A3E64" w:rsidRDefault="002A3E64">
            <w:pPr>
              <w:rPr>
                <w:ins w:id="176" w:author="Garima " w:date="2026-09-12T00:31:00Z" w16du:dateUtc="2026-09-11T19:01:00Z"/>
                <w:b/>
                <w:bCs/>
                <w:sz w:val="16"/>
                <w:szCs w:val="16"/>
              </w:rPr>
            </w:pPr>
            <w:ins w:id="177" w:author="Garima " w:date="2026-09-12T00:31:00Z" w16du:dateUtc="2026-09-11T19:01:00Z">
              <w:r>
                <w:rPr>
                  <w:b/>
                  <w:bCs/>
                  <w:sz w:val="16"/>
                  <w:szCs w:val="16"/>
                </w:rPr>
                <w:t>ANM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2068C" w14:textId="29E751F4" w:rsidR="002A3E64" w:rsidRDefault="002A3E64">
            <w:pPr>
              <w:rPr>
                <w:ins w:id="178" w:author="Garima " w:date="2026-09-12T00:31:00Z" w16du:dateUtc="2026-09-11T19:01:00Z"/>
                <w:sz w:val="16"/>
                <w:szCs w:val="16"/>
              </w:rPr>
            </w:pPr>
            <w:ins w:id="179" w:author="Garima " w:date="2026-09-12T00:31:00Z" w16du:dateUtc="2026-09-11T19:01:00Z">
              <w:r>
                <w:rPr>
                  <w:sz w:val="16"/>
                  <w:szCs w:val="16"/>
                </w:rPr>
                <w:t>AAM</w:t>
              </w:r>
            </w:ins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D5E4" w14:textId="4549D022" w:rsidR="002A3E64" w:rsidRDefault="002A3E64">
            <w:pPr>
              <w:rPr>
                <w:ins w:id="180" w:author="Garima " w:date="2026-09-12T00:31:00Z" w16du:dateUtc="2026-09-11T19:01:00Z"/>
                <w:sz w:val="16"/>
                <w:szCs w:val="16"/>
              </w:rPr>
            </w:pPr>
            <w:ins w:id="181" w:author="Garima " w:date="2026-09-12T00:32:00Z" w16du:dateUtc="2026-09-11T19:02:00Z">
              <w:r>
                <w:rPr>
                  <w:sz w:val="16"/>
                  <w:szCs w:val="16"/>
                </w:rPr>
                <w:t>SHC data insights</w:t>
              </w:r>
            </w:ins>
            <w:ins w:id="182" w:author="Garima " w:date="2026-09-12T00:33:00Z" w16du:dateUtc="2026-09-11T19:03:00Z">
              <w:r>
                <w:rPr>
                  <w:sz w:val="16"/>
                  <w:szCs w:val="16"/>
                </w:rPr>
                <w:t xml:space="preserve"> with village filters </w:t>
              </w:r>
            </w:ins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6C09" w14:textId="77777777" w:rsidR="002A3E64" w:rsidRDefault="002A3E64">
            <w:pPr>
              <w:rPr>
                <w:ins w:id="183" w:author="Garima " w:date="2026-09-12T00:31:00Z" w16du:dateUtc="2026-09-11T19:01:00Z"/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88344" w14:textId="77777777" w:rsidR="002A3E64" w:rsidRDefault="002A3E64">
            <w:pPr>
              <w:rPr>
                <w:ins w:id="184" w:author="Garima " w:date="2026-09-12T00:31:00Z" w16du:dateUtc="2026-09-11T19:01:00Z"/>
                <w:b/>
                <w:bCs/>
                <w:sz w:val="16"/>
                <w:szCs w:val="16"/>
              </w:rPr>
            </w:pPr>
          </w:p>
        </w:tc>
      </w:tr>
      <w:tr w:rsidR="00DB74A7" w14:paraId="690E2BEF" w14:textId="77777777" w:rsidTr="00E84625">
        <w:trPr>
          <w:trHeight w:val="606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813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PHC MO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226B" w14:textId="538EDAC8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PHC </w:t>
            </w:r>
            <w:ins w:id="185" w:author="Garima " w:date="2026-09-12T00:33:00Z" w16du:dateUtc="2026-09-11T19:03:00Z">
              <w:r w:rsidR="002A3E64">
                <w:rPr>
                  <w:sz w:val="16"/>
                  <w:szCs w:val="16"/>
                </w:rPr>
                <w:t xml:space="preserve">/sector </w:t>
              </w:r>
            </w:ins>
            <w:del w:id="186" w:author="Garima " w:date="2026-09-12T00:20:00Z" w16du:dateUtc="2026-09-11T18:50:00Z">
              <w:r w:rsidDel="00E84625">
                <w:rPr>
                  <w:sz w:val="16"/>
                  <w:szCs w:val="16"/>
                </w:rPr>
                <w:delText>Block</w:delText>
              </w:r>
            </w:del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591C" w14:textId="55C9598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Read-only care data (</w:t>
            </w:r>
            <w:del w:id="187" w:author="Garima " w:date="2026-09-12T00:31:00Z" w16du:dateUtc="2026-09-11T19:01:00Z">
              <w:r w:rsidDel="002A3E64">
                <w:rPr>
                  <w:sz w:val="16"/>
                  <w:szCs w:val="16"/>
                </w:rPr>
                <w:delText xml:space="preserve">non-prescribing </w:delText>
              </w:r>
            </w:del>
            <w:r>
              <w:rPr>
                <w:sz w:val="16"/>
                <w:szCs w:val="16"/>
              </w:rPr>
              <w:t>supervisory role)</w:t>
            </w:r>
            <w:ins w:id="188" w:author="Garima " w:date="2026-09-12T00:33:00Z" w16du:dateUtc="2026-09-11T19:03:00Z">
              <w:r w:rsidR="002A3E64">
                <w:rPr>
                  <w:sz w:val="16"/>
                  <w:szCs w:val="16"/>
                </w:rPr>
                <w:t xml:space="preserve"> with SHC filters </w:t>
              </w:r>
            </w:ins>
            <w:del w:id="189" w:author="Garima " w:date="2026-09-12T00:33:00Z" w16du:dateUtc="2026-09-11T19:03:00Z">
              <w:r w:rsidDel="002A3E64">
                <w:rPr>
                  <w:sz w:val="16"/>
                  <w:szCs w:val="16"/>
                </w:rPr>
                <w:delText>.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52EC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None (cannot close frontline care steps).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1A12" w14:textId="4277515A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Full Access to NS Insights</w:t>
            </w:r>
            <w:r>
              <w:rPr>
                <w:sz w:val="16"/>
                <w:szCs w:val="16"/>
              </w:rPr>
              <w:t xml:space="preserve">: </w:t>
            </w:r>
            <w:ins w:id="190" w:author="Garima " w:date="2026-09-12T00:33:00Z" w16du:dateUtc="2026-09-11T19:03:00Z">
              <w:r w:rsidR="002A3E64">
                <w:rPr>
                  <w:sz w:val="16"/>
                  <w:szCs w:val="16"/>
                </w:rPr>
                <w:t>Aggregate indicato</w:t>
              </w:r>
            </w:ins>
            <w:ins w:id="191" w:author="Garima " w:date="2026-09-12T00:34:00Z" w16du:dateUtc="2026-09-11T19:04:00Z">
              <w:r w:rsidR="002A3E64">
                <w:rPr>
                  <w:sz w:val="16"/>
                  <w:szCs w:val="16"/>
                </w:rPr>
                <w:t xml:space="preserve">rs with list of Beneficiary with pending actions, </w:t>
              </w:r>
            </w:ins>
            <w:del w:id="192" w:author="Garima " w:date="2026-09-12T00:34:00Z" w16du:dateUtc="2026-09-11T19:04:00Z">
              <w:r w:rsidDel="002A3E64">
                <w:rPr>
                  <w:sz w:val="16"/>
                  <w:szCs w:val="16"/>
                </w:rPr>
                <w:delText xml:space="preserve">Person-wise indicators, </w:delText>
              </w:r>
            </w:del>
            <w:commentRangeStart w:id="193"/>
            <w:r>
              <w:rPr>
                <w:sz w:val="16"/>
                <w:szCs w:val="16"/>
              </w:rPr>
              <w:t>drop</w:t>
            </w:r>
            <w:commentRangeEnd w:id="193"/>
            <w:r w:rsidR="002A3E64">
              <w:rPr>
                <w:rStyle w:val="CommentReference"/>
              </w:rPr>
              <w:commentReference w:id="193"/>
            </w:r>
            <w:r>
              <w:rPr>
                <w:sz w:val="16"/>
                <w:szCs w:val="16"/>
              </w:rPr>
              <w:t>-off cascade, escalation alerts.</w:t>
            </w:r>
          </w:p>
        </w:tc>
      </w:tr>
      <w:tr w:rsidR="002A3E64" w14:paraId="05E8BE4F" w14:textId="77777777" w:rsidTr="00E84625">
        <w:trPr>
          <w:trHeight w:val="606"/>
          <w:ins w:id="194" w:author="Garima " w:date="2026-09-12T00:31:00Z" w16du:dateUtc="2026-09-11T19:01:00Z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C52E" w14:textId="3B009ADB" w:rsidR="002A3E64" w:rsidRDefault="002A3E64">
            <w:pPr>
              <w:rPr>
                <w:ins w:id="195" w:author="Garima " w:date="2026-09-12T00:31:00Z" w16du:dateUtc="2026-09-11T19:01:00Z"/>
                <w:b/>
                <w:bCs/>
                <w:sz w:val="16"/>
                <w:szCs w:val="16"/>
              </w:rPr>
            </w:pPr>
            <w:ins w:id="196" w:author="Garima " w:date="2026-09-12T00:31:00Z" w16du:dateUtc="2026-09-11T19:01:00Z">
              <w:r>
                <w:rPr>
                  <w:b/>
                  <w:bCs/>
                  <w:sz w:val="16"/>
                  <w:szCs w:val="16"/>
                </w:rPr>
                <w:t>CHC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5F48" w14:textId="39B845A4" w:rsidR="002A3E64" w:rsidRDefault="002A3E64">
            <w:pPr>
              <w:rPr>
                <w:ins w:id="197" w:author="Garima " w:date="2026-09-12T00:31:00Z" w16du:dateUtc="2026-09-11T19:01:00Z"/>
                <w:sz w:val="16"/>
                <w:szCs w:val="16"/>
              </w:rPr>
            </w:pPr>
            <w:ins w:id="198" w:author="Garima " w:date="2026-09-12T00:33:00Z" w16du:dateUtc="2026-09-11T19:03:00Z">
              <w:r>
                <w:rPr>
                  <w:sz w:val="16"/>
                  <w:szCs w:val="16"/>
                </w:rPr>
                <w:t xml:space="preserve">Block </w:t>
              </w:r>
            </w:ins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4ABD" w14:textId="3E7C05AA" w:rsidR="002A3E64" w:rsidRDefault="002A3E64">
            <w:pPr>
              <w:rPr>
                <w:ins w:id="199" w:author="Garima " w:date="2026-09-12T00:31:00Z" w16du:dateUtc="2026-09-11T19:01:00Z"/>
                <w:sz w:val="16"/>
                <w:szCs w:val="16"/>
              </w:rPr>
            </w:pPr>
            <w:ins w:id="200" w:author="Garima " w:date="2026-09-12T00:33:00Z" w16du:dateUtc="2026-09-11T19:03:00Z">
              <w:r>
                <w:rPr>
                  <w:sz w:val="16"/>
                  <w:szCs w:val="16"/>
                </w:rPr>
                <w:t xml:space="preserve">Block data insights with PHC filters </w:t>
              </w:r>
            </w:ins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F89E" w14:textId="77777777" w:rsidR="002A3E64" w:rsidRDefault="002A3E64">
            <w:pPr>
              <w:rPr>
                <w:ins w:id="201" w:author="Garima " w:date="2026-09-12T00:31:00Z" w16du:dateUtc="2026-09-11T19:01:00Z"/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BBEF" w14:textId="77777777" w:rsidR="002A3E64" w:rsidRDefault="002A3E64">
            <w:pPr>
              <w:rPr>
                <w:ins w:id="202" w:author="Garima " w:date="2026-09-12T00:31:00Z" w16du:dateUtc="2026-09-11T19:01:00Z"/>
                <w:b/>
                <w:bCs/>
                <w:sz w:val="16"/>
                <w:szCs w:val="16"/>
              </w:rPr>
            </w:pPr>
          </w:p>
        </w:tc>
      </w:tr>
      <w:tr w:rsidR="00DB74A7" w14:paraId="5AF35089" w14:textId="77777777" w:rsidTr="00E84625">
        <w:trPr>
          <w:trHeight w:val="476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8525A" w14:textId="7AE2DEA6" w:rsidR="00DB74A7" w:rsidRDefault="00000000">
            <w:pPr>
              <w:rPr>
                <w:sz w:val="16"/>
                <w:szCs w:val="16"/>
              </w:rPr>
            </w:pPr>
            <w:del w:id="203" w:author="Garima " w:date="2026-09-12T00:36:00Z" w16du:dateUtc="2026-09-11T19:06:00Z">
              <w:r w:rsidDel="002A3E64">
                <w:rPr>
                  <w:b/>
                  <w:bCs/>
                  <w:sz w:val="16"/>
                  <w:szCs w:val="16"/>
                </w:rPr>
                <w:delText>DPO (District Programme Officer)</w:delText>
              </w:r>
            </w:del>
            <w:ins w:id="204" w:author="Garima " w:date="2026-09-12T00:36:00Z" w16du:dateUtc="2026-09-11T19:06:00Z">
              <w:r w:rsidR="002A3E64">
                <w:rPr>
                  <w:b/>
                  <w:bCs/>
                  <w:sz w:val="16"/>
                  <w:szCs w:val="16"/>
                </w:rPr>
                <w:t xml:space="preserve">DH 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416E" w14:textId="6EC3D46C" w:rsidR="00DB74A7" w:rsidRDefault="00000000">
            <w:pPr>
              <w:rPr>
                <w:sz w:val="16"/>
                <w:szCs w:val="16"/>
              </w:rPr>
            </w:pPr>
            <w:del w:id="205" w:author="Garima " w:date="2026-09-12T00:36:00Z" w16du:dateUtc="2026-09-11T19:06:00Z">
              <w:r w:rsidDel="002A3E64">
                <w:rPr>
                  <w:sz w:val="16"/>
                  <w:szCs w:val="16"/>
                </w:rPr>
                <w:delText>District</w:delText>
              </w:r>
            </w:del>
            <w:ins w:id="206" w:author="Garima " w:date="2026-09-12T00:36:00Z" w16du:dateUtc="2026-09-11T19:06:00Z">
              <w:r w:rsidR="002A3E64">
                <w:rPr>
                  <w:sz w:val="16"/>
                  <w:szCs w:val="16"/>
                </w:rPr>
                <w:t xml:space="preserve">DH facility </w:t>
              </w:r>
            </w:ins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E0AB" w14:textId="299E3E9D" w:rsidR="00DB74A7" w:rsidRDefault="002A3E64">
            <w:pPr>
              <w:rPr>
                <w:sz w:val="16"/>
                <w:szCs w:val="16"/>
              </w:rPr>
            </w:pPr>
            <w:ins w:id="207" w:author="Garima " w:date="2026-09-12T00:36:00Z" w16du:dateUtc="2026-09-11T19:06:00Z">
              <w:r>
                <w:rPr>
                  <w:sz w:val="16"/>
                  <w:szCs w:val="16"/>
                </w:rPr>
                <w:t xml:space="preserve">Insights for facility </w:t>
              </w:r>
            </w:ins>
            <w:ins w:id="208" w:author="Garima " w:date="2026-09-12T00:38:00Z" w16du:dateUtc="2026-09-11T19:08:00Z">
              <w:r w:rsidR="0006277E">
                <w:rPr>
                  <w:sz w:val="16"/>
                  <w:szCs w:val="16"/>
                </w:rPr>
                <w:t xml:space="preserve">- DH </w:t>
              </w:r>
            </w:ins>
            <w:ins w:id="209" w:author="Garima " w:date="2026-09-12T00:36:00Z" w16du:dateUtc="2026-09-11T19:06:00Z">
              <w:r>
                <w:rPr>
                  <w:sz w:val="16"/>
                  <w:szCs w:val="16"/>
                </w:rPr>
                <w:t xml:space="preserve">performance </w:t>
              </w:r>
            </w:ins>
            <w:del w:id="210" w:author="Garima " w:date="2026-09-12T00:36:00Z" w16du:dateUtc="2026-09-11T19:06:00Z">
              <w:r w:rsidR="00000000" w:rsidDel="002A3E64">
                <w:rPr>
                  <w:sz w:val="16"/>
                  <w:szCs w:val="16"/>
                </w:rPr>
                <w:delText>Read-only care data.</w:delText>
              </w:r>
            </w:del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5D371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None.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6F4A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District Supervisory View</w:t>
            </w:r>
            <w:commentRangeStart w:id="211"/>
            <w:r>
              <w:rPr>
                <w:sz w:val="16"/>
                <w:szCs w:val="16"/>
              </w:rPr>
              <w:t>: Cross-block comparison</w:t>
            </w:r>
            <w:commentRangeEnd w:id="211"/>
            <w:r w:rsidR="002A3E64">
              <w:rPr>
                <w:rStyle w:val="CommentReference"/>
              </w:rPr>
              <w:commentReference w:id="211"/>
            </w:r>
            <w:r>
              <w:rPr>
                <w:sz w:val="16"/>
                <w:szCs w:val="16"/>
              </w:rPr>
              <w:t>, dropout rates, facility administration.</w:t>
            </w:r>
          </w:p>
        </w:tc>
      </w:tr>
      <w:tr w:rsidR="002A3E64" w14:paraId="101CBB32" w14:textId="77777777" w:rsidTr="00E84625">
        <w:trPr>
          <w:trHeight w:val="476"/>
          <w:ins w:id="212" w:author="Garima " w:date="2026-09-12T00:37:00Z" w16du:dateUtc="2026-09-11T19:07:00Z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AEDFF" w14:textId="370B0084" w:rsidR="002A3E64" w:rsidDel="002A3E64" w:rsidRDefault="002A3E64">
            <w:pPr>
              <w:rPr>
                <w:ins w:id="213" w:author="Garima " w:date="2026-09-12T00:37:00Z" w16du:dateUtc="2026-09-11T19:07:00Z"/>
                <w:b/>
                <w:bCs/>
                <w:sz w:val="16"/>
                <w:szCs w:val="16"/>
              </w:rPr>
            </w:pPr>
            <w:ins w:id="214" w:author="Garima " w:date="2026-09-12T00:37:00Z" w16du:dateUtc="2026-09-11T19:07:00Z">
              <w:r>
                <w:rPr>
                  <w:b/>
                  <w:bCs/>
                  <w:sz w:val="16"/>
                  <w:szCs w:val="16"/>
                </w:rPr>
                <w:t>Tert Care Centre</w:t>
              </w:r>
            </w:ins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92940" w14:textId="5ABC8A1A" w:rsidR="002A3E64" w:rsidDel="002A3E64" w:rsidRDefault="002A3E64">
            <w:pPr>
              <w:rPr>
                <w:ins w:id="215" w:author="Garima " w:date="2026-09-12T00:37:00Z" w16du:dateUtc="2026-09-11T19:07:00Z"/>
                <w:sz w:val="16"/>
                <w:szCs w:val="16"/>
              </w:rPr>
            </w:pPr>
            <w:ins w:id="216" w:author="Garima " w:date="2026-09-12T00:37:00Z" w16du:dateUtc="2026-09-11T19:07:00Z">
              <w:r>
                <w:rPr>
                  <w:sz w:val="16"/>
                  <w:szCs w:val="16"/>
                </w:rPr>
                <w:t>Tert facility</w:t>
              </w:r>
            </w:ins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5F61" w14:textId="7143D743" w:rsidR="002A3E64" w:rsidRDefault="0006277E">
            <w:pPr>
              <w:rPr>
                <w:ins w:id="217" w:author="Garima " w:date="2026-09-12T00:37:00Z" w16du:dateUtc="2026-09-11T19:07:00Z"/>
                <w:sz w:val="16"/>
                <w:szCs w:val="16"/>
              </w:rPr>
            </w:pPr>
            <w:ins w:id="218" w:author="Garima " w:date="2026-09-12T00:38:00Z" w16du:dateUtc="2026-09-11T19:08:00Z">
              <w:r>
                <w:rPr>
                  <w:sz w:val="16"/>
                  <w:szCs w:val="16"/>
                </w:rPr>
                <w:t>Insights for facility - DH performance</w:t>
              </w:r>
            </w:ins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F1FE" w14:textId="77777777" w:rsidR="002A3E64" w:rsidRDefault="002A3E64">
            <w:pPr>
              <w:rPr>
                <w:ins w:id="219" w:author="Garima " w:date="2026-09-12T00:37:00Z" w16du:dateUtc="2026-09-11T19:07:00Z"/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6A61" w14:textId="77777777" w:rsidR="002A3E64" w:rsidRDefault="002A3E64">
            <w:pPr>
              <w:rPr>
                <w:ins w:id="220" w:author="Garima " w:date="2026-09-12T00:37:00Z" w16du:dateUtc="2026-09-11T19:07:00Z"/>
                <w:b/>
                <w:bCs/>
                <w:sz w:val="16"/>
                <w:szCs w:val="16"/>
              </w:rPr>
            </w:pPr>
          </w:p>
        </w:tc>
      </w:tr>
    </w:tbl>
    <w:p w14:paraId="43656BC4" w14:textId="1DE41A35" w:rsidR="00DB74A7" w:rsidRDefault="00DB74A7">
      <w:pPr>
        <w:rPr>
          <w:sz w:val="16"/>
          <w:szCs w:val="16"/>
        </w:rPr>
      </w:pPr>
    </w:p>
    <w:p w14:paraId="1DA2DB4C" w14:textId="77777777" w:rsidR="00254BA3" w:rsidRDefault="00254BA3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221" w:name="_qixlywy6mxh6" w:colFirst="0" w:colLast="0"/>
      <w:bookmarkEnd w:id="221"/>
    </w:p>
    <w:p w14:paraId="6D5F994C" w14:textId="77777777" w:rsidR="00254BA3" w:rsidRDefault="00254BA3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</w:p>
    <w:p w14:paraId="2B3726E6" w14:textId="77777777" w:rsidR="00254BA3" w:rsidRDefault="00254BA3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</w:p>
    <w:p w14:paraId="7F6865F9" w14:textId="77777777" w:rsidR="00254BA3" w:rsidRDefault="00254BA3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</w:p>
    <w:p w14:paraId="24E4096F" w14:textId="7DDC16EC" w:rsidR="00DB74A7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 Admin Panel Features &amp; Requirements</w:t>
      </w:r>
    </w:p>
    <w:tbl>
      <w:tblPr>
        <w:tblStyle w:val="a0"/>
        <w:tblW w:w="11204" w:type="dxa"/>
        <w:tblInd w:w="-11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0"/>
        <w:gridCol w:w="1725"/>
        <w:gridCol w:w="3016"/>
        <w:gridCol w:w="2205"/>
        <w:gridCol w:w="1029"/>
        <w:gridCol w:w="2799"/>
      </w:tblGrid>
      <w:tr w:rsidR="00DB74A7" w14:paraId="5FA0D34E" w14:textId="77777777" w:rsidTr="00254BA3">
        <w:trPr>
          <w:trHeight w:val="286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A8E3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Sl. No.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E3D4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Admin Panel Feature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3447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Description / Requirements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44FBA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User Role / Access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5470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F334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Status / Remarks</w:t>
            </w:r>
          </w:p>
        </w:tc>
      </w:tr>
      <w:tr w:rsidR="00DB74A7" w14:paraId="2F4E733C" w14:textId="77777777" w:rsidTr="00254BA3">
        <w:trPr>
          <w:trHeight w:val="439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37C5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51A3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User Management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C897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Create, invite, deactivate staff; assign role persona and mobile login </w:t>
            </w:r>
            <w:commentRangeStart w:id="222"/>
            <w:r>
              <w:rPr>
                <w:sz w:val="16"/>
                <w:szCs w:val="16"/>
              </w:rPr>
              <w:t>credentials</w:t>
            </w:r>
            <w:commentRangeEnd w:id="222"/>
            <w:r w:rsidR="0006277E">
              <w:rPr>
                <w:rStyle w:val="CommentReference"/>
              </w:rPr>
              <w:commentReference w:id="222"/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EB5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DPO / Admin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97E9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High (P0)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876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 via Phone + OTP.</w:t>
            </w:r>
          </w:p>
        </w:tc>
      </w:tr>
      <w:tr w:rsidR="00DB74A7" w14:paraId="4E6E63AD" w14:textId="77777777" w:rsidTr="00254BA3">
        <w:trPr>
          <w:trHeight w:val="592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8A54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A7F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Facility Hierarchy Management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599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16"/>
                <w:szCs w:val="16"/>
              </w:rPr>
              <w:t>Configure District → Block → CHC → PHC → Sub-centre (AAM) → Village tree.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5A5B4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DPO / Admin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D3AB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High (P0)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F0276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Aligned with National Health Facility Registry (NIN/HFR).</w:t>
            </w:r>
          </w:p>
        </w:tc>
      </w:tr>
      <w:tr w:rsidR="00DB74A7" w14:paraId="30A38ECA" w14:textId="77777777" w:rsidTr="00254BA3">
        <w:trPr>
          <w:trHeight w:val="759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2B285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8DE1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Catchment &amp; Village-to-ASHA Mapping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CA6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Define village lists per sub-centre; auto-resolve linked ASHA per village (Guardrail G5).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A1B3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DPO / </w:t>
            </w:r>
            <w:commentRangeStart w:id="223"/>
            <w:r>
              <w:rPr>
                <w:sz w:val="16"/>
                <w:szCs w:val="16"/>
              </w:rPr>
              <w:t>Admin</w:t>
            </w:r>
            <w:commentRangeEnd w:id="223"/>
            <w:r w:rsidR="0006277E">
              <w:rPr>
                <w:rStyle w:val="CommentReference"/>
              </w:rPr>
              <w:commentReference w:id="223"/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C0B4C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High (P0)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A3015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Strict rule: ASHA is never typed, always resolved.</w:t>
            </w:r>
          </w:p>
        </w:tc>
      </w:tr>
      <w:tr w:rsidR="00DB74A7" w14:paraId="4A56B41B" w14:textId="77777777" w:rsidTr="00254BA3">
        <w:trPr>
          <w:trHeight w:val="929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AA36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9064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Bulk Data Onboarding (CSV Import)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1DB3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Bulk upload facilities, villages, ASHAs, and worker phone numbers from district Excel/CSV sheets.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B3FE8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DPO / Admin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F85FD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High (P0)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2B87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Critical for pilot setup without manual entry.</w:t>
            </w:r>
          </w:p>
        </w:tc>
      </w:tr>
      <w:tr w:rsidR="00DB74A7" w14:paraId="154B8780" w14:textId="77777777" w:rsidTr="00254BA3">
        <w:trPr>
          <w:trHeight w:val="648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566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E0F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Service Availability Matrix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3F9F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Configure which services each facility offers (e.g. USG availability at CHC, PMSMA session at PHC).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9E5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DPO / Admin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3E19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3985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Controls routing in mobile capture sheets.</w:t>
            </w:r>
          </w:p>
        </w:tc>
      </w:tr>
      <w:tr w:rsidR="00DB74A7" w14:paraId="57340113" w14:textId="77777777" w:rsidTr="00254BA3">
        <w:trPr>
          <w:trHeight w:val="930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E75C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6E31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Deployment Parameters &amp; Intervals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295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Configure SLA thresholds: Referral stale days (default: 7d), Overdue alert days (default: 3d), PMSMA day (default: 9th).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AD46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Admin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8442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5677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Stored in deployment config; drives escalation sweeps.</w:t>
            </w:r>
          </w:p>
        </w:tc>
      </w:tr>
      <w:tr w:rsidR="00DB74A7" w14:paraId="34563731" w14:textId="77777777" w:rsidTr="00254BA3">
        <w:trPr>
          <w:trHeight w:val="649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1AAF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E6AD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CCE Event &amp; Outbox Telemetry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49317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Monitor direct event sync to CCE (Tiberbu pattern): queued outbox, delivery rate, retry failed events (DLQ).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C36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Admin / Tech Lead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3AE6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High (P0)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781AB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Connects to self-hosted Docker PostgreSQL outbox.</w:t>
            </w:r>
          </w:p>
        </w:tc>
      </w:tr>
      <w:tr w:rsidR="00DB74A7" w14:paraId="58E4D230" w14:textId="77777777" w:rsidTr="00254BA3">
        <w:trPr>
          <w:trHeight w:val="630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023DF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D106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SMS &amp; WhatsApp Reminder Governance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486F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Manage DLT-registered message templates (Hindi/English), quiet hours (09:00–19:00), and consent controls.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9315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4E6A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24C7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Strict consent gating required by DPDP Act.</w:t>
            </w:r>
          </w:p>
        </w:tc>
      </w:tr>
      <w:tr w:rsidR="00DB74A7" w14:paraId="68C038A9" w14:textId="77777777" w:rsidTr="00254BA3">
        <w:trPr>
          <w:trHeight w:val="656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6ADB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03138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Insights &amp; Indicator Dashboard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0D21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High-level district/block views: person-wise tracking, care cascade drop-offs, lower-tier closure flags.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986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DPO / PHC MO / Admin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C8F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850C9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Denominators deduplicated person-wise.</w:t>
            </w:r>
          </w:p>
        </w:tc>
      </w:tr>
      <w:tr w:rsidR="00DB74A7" w14:paraId="6A92808B" w14:textId="77777777" w:rsidTr="00254BA3">
        <w:trPr>
          <w:trHeight w:val="386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A9F29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B3BA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Audit Trail &amp; Access Logs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39327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Immutable log of lookups, patient searches, step updates, user deactivations, and role changes.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11BEF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 / DPO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4E5B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FCB2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Mandatory under India DPDP Act / patient privacy.</w:t>
            </w:r>
          </w:p>
        </w:tc>
      </w:tr>
      <w:tr w:rsidR="00DB74A7" w14:paraId="50EC6BC9" w14:textId="77777777" w:rsidTr="00254BA3">
        <w:trPr>
          <w:trHeight w:val="20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56BA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C535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Master Data Export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5F76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Export facility rosters, catchment lists, and aggregate coordination metrics in CSV/Excel format.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309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DPO / Admin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E30E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Medium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C11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 state and district review meetings.</w:t>
            </w:r>
          </w:p>
        </w:tc>
      </w:tr>
      <w:tr w:rsidR="00DB74A7" w14:paraId="35DE82BA" w14:textId="77777777" w:rsidTr="00254BA3">
        <w:trPr>
          <w:trHeight w:val="552"/>
        </w:trPr>
        <w:tc>
          <w:tcPr>
            <w:tcW w:w="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EA4B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C04C8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Notification &amp; Broadcast Announcements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35B6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Push administrative alerts or system maintenance notices to frontline mobile app users.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64C8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0214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A6A9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Non-critical for pilot phase 1.</w:t>
            </w:r>
          </w:p>
        </w:tc>
      </w:tr>
    </w:tbl>
    <w:p w14:paraId="3449F18A" w14:textId="77777777" w:rsidR="00DB74A7" w:rsidRDefault="00000000">
      <w:pPr>
        <w:rPr>
          <w:sz w:val="16"/>
          <w:szCs w:val="16"/>
        </w:rPr>
      </w:pPr>
      <w:r>
        <w:pict w14:anchorId="615ED52D">
          <v:rect id="_x0000_i1026" style="width:0;height:1.5pt" o:hralign="center" o:hrstd="t" o:hr="t" fillcolor="#a0a0a0" stroked="f"/>
        </w:pict>
      </w:r>
    </w:p>
    <w:p w14:paraId="3E1CACCA" w14:textId="77777777" w:rsidR="00254BA3" w:rsidRDefault="00254BA3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224" w:name="_v9zcj0rnmiq3" w:colFirst="0" w:colLast="0"/>
      <w:bookmarkEnd w:id="224"/>
    </w:p>
    <w:p w14:paraId="13C3F80D" w14:textId="47485CCB" w:rsidR="00DB74A7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Admin Panel Access &amp; Approval Matrix</w:t>
      </w:r>
    </w:p>
    <w:tbl>
      <w:tblPr>
        <w:tblStyle w:val="a1"/>
        <w:tblW w:w="10858" w:type="dxa"/>
        <w:tblInd w:w="-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7"/>
        <w:gridCol w:w="1088"/>
        <w:gridCol w:w="1583"/>
        <w:gridCol w:w="1312"/>
        <w:gridCol w:w="1883"/>
        <w:gridCol w:w="2065"/>
      </w:tblGrid>
      <w:tr w:rsidR="00DB74A7" w14:paraId="2B5C0097" w14:textId="77777777" w:rsidTr="00254BA3">
        <w:trPr>
          <w:trHeight w:val="317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FD80C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Admin Panel Module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2F95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System Admin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3E32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DPO (District)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E08E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PHC MO (Block)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759A3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Facility Staff (Nurse/ANM)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6A8F2" w14:textId="77777777" w:rsidR="00DB74A7" w:rsidRDefault="00000000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Remarks</w:t>
            </w:r>
          </w:p>
        </w:tc>
      </w:tr>
      <w:tr w:rsidR="00DB74A7" w14:paraId="21901524" w14:textId="77777777" w:rsidTr="00254BA3">
        <w:trPr>
          <w:trHeight w:val="428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F6EEF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User Management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84A4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Access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5BCB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Manage District Staff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813D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Read-only (Facility staff)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032A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Access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1B6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DPO manages within assigned district only.</w:t>
            </w:r>
          </w:p>
        </w:tc>
      </w:tr>
      <w:tr w:rsidR="00DB74A7" w14:paraId="09D2484C" w14:textId="77777777" w:rsidTr="00254BA3">
        <w:trPr>
          <w:trHeight w:val="428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D92D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Facility &amp; Catchment Hierarchy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57B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Access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7A139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Manage District Catchment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00F1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Read-only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F358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Access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4FFD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Changes take effect on next mobile sync.</w:t>
            </w:r>
          </w:p>
        </w:tc>
      </w:tr>
      <w:tr w:rsidR="00DB74A7" w14:paraId="70E81E92" w14:textId="77777777" w:rsidTr="00254BA3">
        <w:trPr>
          <w:trHeight w:val="428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459A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Bulk CSV Import / Export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156A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Access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4FA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Access (District scope)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E8AB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Export Only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DAC3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Access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416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Pre-validated CSV templates provided.</w:t>
            </w:r>
          </w:p>
        </w:tc>
      </w:tr>
      <w:tr w:rsidR="00DB74A7" w14:paraId="115089A9" w14:textId="77777777" w:rsidTr="00254BA3">
        <w:trPr>
          <w:trHeight w:val="480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9BC4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Deployment SLA &amp; Escalation Rules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BA28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Access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3E64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Read-only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3C1A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Read-only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66A6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Access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A06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 per state/national health mission guidelines.</w:t>
            </w:r>
          </w:p>
        </w:tc>
      </w:tr>
      <w:tr w:rsidR="00DB74A7" w14:paraId="089E1AD9" w14:textId="77777777" w:rsidTr="00254BA3">
        <w:trPr>
          <w:trHeight w:val="428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C8DF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CCE Outbox &amp; Sync Telemetry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00DB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Access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B657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Read-only (Summary)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8E6D8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Access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D200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Access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023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Technical dashboard for integration health.</w:t>
            </w:r>
          </w:p>
        </w:tc>
      </w:tr>
      <w:tr w:rsidR="00DB74A7" w14:paraId="192FAB6B" w14:textId="77777777" w:rsidTr="00254BA3">
        <w:trPr>
          <w:trHeight w:val="428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B2C7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Supervisory Insights &amp; Indicators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3BC3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Access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558B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Access (District)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2AE0F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Access (Block)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32E4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Facility Worklist Only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2C91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 sees block; DPO sees district-wide ladder.</w:t>
            </w:r>
          </w:p>
        </w:tc>
      </w:tr>
      <w:tr w:rsidR="00DB74A7" w14:paraId="416B43A1" w14:textId="77777777" w:rsidTr="00254BA3">
        <w:trPr>
          <w:trHeight w:val="428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DB32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Audit Logs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F743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Access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A6F8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Read-only (District scope)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6BEF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Access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829E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Access</w:t>
            </w:r>
          </w:p>
        </w:tc>
        <w:tc>
          <w:tcPr>
            <w:tcW w:w="2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DC97" w14:textId="77777777" w:rsidR="00DB74A7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Tamper-proof audit trail.</w:t>
            </w:r>
          </w:p>
        </w:tc>
      </w:tr>
    </w:tbl>
    <w:p w14:paraId="4B0E48DC" w14:textId="77777777" w:rsidR="00DB74A7" w:rsidRDefault="00000000">
      <w:pPr>
        <w:rPr>
          <w:sz w:val="16"/>
          <w:szCs w:val="16"/>
        </w:rPr>
      </w:pPr>
      <w:r>
        <w:pict w14:anchorId="0E250135">
          <v:rect id="_x0000_i1027" style="width:0;height:1.5pt" o:hralign="center" o:hrstd="t" o:hr="t" fillcolor="#a0a0a0" stroked="f"/>
        </w:pict>
      </w:r>
    </w:p>
    <w:p w14:paraId="7E0E03CC" w14:textId="77777777" w:rsidR="00DB74A7" w:rsidRDefault="00000000">
      <w:pPr>
        <w:pStyle w:val="Heading2"/>
        <w:keepNext w:val="0"/>
        <w:keepLines w:val="0"/>
        <w:spacing w:after="80"/>
        <w:rPr>
          <w:b/>
          <w:bCs/>
          <w:sz w:val="28"/>
          <w:szCs w:val="28"/>
        </w:rPr>
      </w:pPr>
      <w:bookmarkStart w:id="225" w:name="_dw4ju6v42jrx" w:colFirst="0" w:colLast="0"/>
      <w:bookmarkEnd w:id="225"/>
      <w:r>
        <w:rPr>
          <w:b/>
          <w:bCs/>
          <w:sz w:val="28"/>
          <w:szCs w:val="28"/>
        </w:rPr>
        <w:t>4. Key Questions for Irfan, JP &amp; CCE Stakeholders</w:t>
      </w:r>
    </w:p>
    <w:p w14:paraId="7AB4AE2E" w14:textId="77777777" w:rsidR="00DB74A7" w:rsidRDefault="00000000">
      <w:pPr>
        <w:numPr>
          <w:ilvl w:val="0"/>
          <w:numId w:val="1"/>
        </w:numPr>
        <w:spacing w:before="240"/>
        <w:rPr>
          <w:sz w:val="16"/>
          <w:szCs w:val="16"/>
        </w:rPr>
      </w:pPr>
      <w:r>
        <w:rPr>
          <w:b/>
          <w:bCs/>
          <w:sz w:val="16"/>
          <w:szCs w:val="16"/>
        </w:rPr>
        <w:t>Direct CCE Event Ingestion Endpoint:</w:t>
      </w:r>
      <w:r>
        <w:rPr>
          <w:sz w:val="16"/>
          <w:szCs w:val="16"/>
        </w:rPr>
        <w:t xml:space="preserve"> Since Next-Steps will emit events directly (Tiberbu pattern) rather than through an OpenHIM mediator, what is the DEV Gateway endpoint URL for event ingestion (e.g.,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https://gateway.cce.mdtlabs.org/v1/events</w:t>
      </w:r>
      <w:r>
        <w:rPr>
          <w:sz w:val="16"/>
          <w:szCs w:val="16"/>
        </w:rPr>
        <w:t>)?</w:t>
      </w:r>
    </w:p>
    <w:p w14:paraId="008B0B55" w14:textId="77777777" w:rsidR="00DB74A7" w:rsidRDefault="00000000">
      <w:pPr>
        <w:numPr>
          <w:ilvl w:val="0"/>
          <w:numId w:val="1"/>
        </w:numPr>
        <w:rPr>
          <w:sz w:val="16"/>
          <w:szCs w:val="16"/>
        </w:rPr>
      </w:pPr>
      <w:r>
        <w:rPr>
          <w:b/>
          <w:bCs/>
          <w:sz w:val="16"/>
          <w:szCs w:val="16"/>
        </w:rPr>
        <w:t>OAuth2 Keycloak Client Credentials:</w:t>
      </w:r>
      <w:r>
        <w:rPr>
          <w:sz w:val="16"/>
          <w:szCs w:val="16"/>
        </w:rPr>
        <w:t xml:space="preserve"> Can you provision a dedicated Keycloak client (client ID + secret) in the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smartcare</w:t>
      </w:r>
      <w:r>
        <w:rPr>
          <w:sz w:val="16"/>
          <w:szCs w:val="16"/>
        </w:rPr>
        <w:t xml:space="preserve"> realm with the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EMITTER_INBOUND_WRITE</w:t>
      </w:r>
      <w:r>
        <w:rPr>
          <w:sz w:val="16"/>
          <w:szCs w:val="16"/>
        </w:rPr>
        <w:t xml:space="preserve"> role for the Next-Steps backend?</w:t>
      </w:r>
    </w:p>
    <w:p w14:paraId="713E6FA7" w14:textId="77777777" w:rsidR="00DB74A7" w:rsidRDefault="00000000">
      <w:pPr>
        <w:numPr>
          <w:ilvl w:val="0"/>
          <w:numId w:val="1"/>
        </w:numPr>
        <w:rPr>
          <w:sz w:val="16"/>
          <w:szCs w:val="16"/>
        </w:rPr>
      </w:pPr>
      <w:r>
        <w:rPr>
          <w:b/>
          <w:bCs/>
          <w:sz w:val="16"/>
          <w:szCs w:val="16"/>
        </w:rPr>
        <w:t>Event Payload Contract:</w:t>
      </w:r>
      <w:r>
        <w:rPr>
          <w:sz w:val="16"/>
          <w:szCs w:val="16"/>
        </w:rPr>
        <w:t xml:space="preserve"> Could you share the JSON schema / CloudEvents specification expected by the CCE Compliance engine for:</w:t>
      </w:r>
    </w:p>
    <w:p w14:paraId="034E4738" w14:textId="77777777" w:rsidR="00DB74A7" w:rsidRDefault="00000000">
      <w:pPr>
        <w:numPr>
          <w:ilvl w:val="1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Step created (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org.openphc.task.created</w:t>
      </w:r>
      <w:r>
        <w:rPr>
          <w:sz w:val="16"/>
          <w:szCs w:val="16"/>
        </w:rPr>
        <w:t>)</w:t>
      </w:r>
    </w:p>
    <w:p w14:paraId="6D0EDD6C" w14:textId="77777777" w:rsidR="00DB74A7" w:rsidRDefault="00000000">
      <w:pPr>
        <w:numPr>
          <w:ilvl w:val="1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Step closed / completed (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org.openphc.task.closed</w:t>
      </w:r>
      <w:r>
        <w:rPr>
          <w:sz w:val="16"/>
          <w:szCs w:val="16"/>
        </w:rPr>
        <w:t>)</w:t>
      </w:r>
    </w:p>
    <w:p w14:paraId="6E516D46" w14:textId="77777777" w:rsidR="00DB74A7" w:rsidRDefault="00000000">
      <w:pPr>
        <w:numPr>
          <w:ilvl w:val="1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Step rescheduled / cancelled (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org.openphc.task.updated</w:t>
      </w:r>
      <w:r>
        <w:rPr>
          <w:sz w:val="16"/>
          <w:szCs w:val="16"/>
        </w:rPr>
        <w:t>)</w:t>
      </w:r>
    </w:p>
    <w:p w14:paraId="44D9FCB5" w14:textId="77777777" w:rsidR="00DB74A7" w:rsidRDefault="00000000">
      <w:pPr>
        <w:numPr>
          <w:ilvl w:val="0"/>
          <w:numId w:val="1"/>
        </w:numPr>
        <w:rPr>
          <w:sz w:val="16"/>
          <w:szCs w:val="16"/>
        </w:rPr>
      </w:pPr>
      <w:r>
        <w:rPr>
          <w:b/>
          <w:bCs/>
          <w:sz w:val="16"/>
          <w:szCs w:val="16"/>
        </w:rPr>
        <w:t>CarePlan / Protocol Canonical IDs:</w:t>
      </w:r>
      <w:r>
        <w:rPr>
          <w:sz w:val="16"/>
          <w:szCs w:val="16"/>
        </w:rPr>
        <w:t xml:space="preserve"> What are the registered </w:t>
      </w:r>
      <w:r>
        <w:rPr>
          <w:rFonts w:ascii="Roboto Mono" w:eastAsia="Roboto Mono" w:hAnsi="Roboto Mono" w:cs="Roboto Mono"/>
          <w:color w:val="188038"/>
          <w:sz w:val="16"/>
          <w:szCs w:val="16"/>
        </w:rPr>
        <w:t>PlanDefinition</w:t>
      </w:r>
      <w:r>
        <w:rPr>
          <w:sz w:val="16"/>
          <w:szCs w:val="16"/>
        </w:rPr>
        <w:t xml:space="preserve"> canonical URLs in CCE for:</w:t>
      </w:r>
    </w:p>
    <w:p w14:paraId="79C08358" w14:textId="77777777" w:rsidR="00DB74A7" w:rsidRDefault="00000000">
      <w:pPr>
        <w:numPr>
          <w:ilvl w:val="1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High-Risk Pregnancy (ANC)</w:t>
      </w:r>
    </w:p>
    <w:p w14:paraId="697BADC5" w14:textId="77777777" w:rsidR="00DB74A7" w:rsidRDefault="00000000">
      <w:pPr>
        <w:numPr>
          <w:ilvl w:val="1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Postnatal Care &amp; Newborn (PNC)</w:t>
      </w:r>
    </w:p>
    <w:p w14:paraId="48C6407F" w14:textId="77777777" w:rsidR="00DB74A7" w:rsidRDefault="00000000">
      <w:pPr>
        <w:numPr>
          <w:ilvl w:val="1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Hypertension &amp; Diabetes (NCD)</w:t>
      </w:r>
    </w:p>
    <w:p w14:paraId="78A5317C" w14:textId="77777777" w:rsidR="00DB74A7" w:rsidRDefault="00000000">
      <w:pPr>
        <w:numPr>
          <w:ilvl w:val="1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Oral / Breast / Cervical screening (Cancer)</w:t>
      </w:r>
    </w:p>
    <w:p w14:paraId="74684AB8" w14:textId="77777777" w:rsidR="00DB74A7" w:rsidRDefault="00000000">
      <w:pPr>
        <w:numPr>
          <w:ilvl w:val="0"/>
          <w:numId w:val="1"/>
        </w:numPr>
        <w:rPr>
          <w:sz w:val="16"/>
          <w:szCs w:val="16"/>
        </w:rPr>
      </w:pPr>
      <w:r>
        <w:rPr>
          <w:b/>
          <w:bCs/>
          <w:sz w:val="16"/>
          <w:szCs w:val="16"/>
        </w:rPr>
        <w:t>Master Data Authority:</w:t>
      </w:r>
      <w:r>
        <w:rPr>
          <w:sz w:val="16"/>
          <w:szCs w:val="16"/>
        </w:rPr>
        <w:t xml:space="preserve"> Will the facility and village hierarchy be mastered in Next-Steps and synced to CCE, or does CCE expect pre-existing facility UUIDs/NIN codes from an external registry?</w:t>
      </w:r>
    </w:p>
    <w:p w14:paraId="60076B9A" w14:textId="77777777" w:rsidR="00DB74A7" w:rsidRDefault="00000000">
      <w:pPr>
        <w:numPr>
          <w:ilvl w:val="0"/>
          <w:numId w:val="1"/>
        </w:numPr>
        <w:spacing w:after="240"/>
        <w:rPr>
          <w:sz w:val="16"/>
          <w:szCs w:val="16"/>
        </w:rPr>
      </w:pPr>
      <w:r>
        <w:rPr>
          <w:b/>
          <w:bCs/>
          <w:sz w:val="16"/>
          <w:szCs w:val="16"/>
        </w:rPr>
        <w:t>District Admin Scope:</w:t>
      </w:r>
      <w:r>
        <w:rPr>
          <w:sz w:val="16"/>
          <w:szCs w:val="16"/>
        </w:rPr>
        <w:t xml:space="preserve"> Should DPOs be strictly scoped to their own district in the Admin Panel, or will state-level administrators manage multi-district deployments?</w:t>
      </w:r>
    </w:p>
    <w:p w14:paraId="17B7EF67" w14:textId="77777777" w:rsidR="00DB74A7" w:rsidRDefault="00DB74A7">
      <w:pPr>
        <w:rPr>
          <w:sz w:val="16"/>
          <w:szCs w:val="16"/>
        </w:rPr>
      </w:pPr>
    </w:p>
    <w:sectPr w:rsidR="00DB74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8" w:author="Garima " w:date="2026-09-11T22:35:00Z" w:initials="GG">
    <w:p w14:paraId="77029BA1" w14:textId="77777777" w:rsidR="00A061BC" w:rsidRDefault="00A061BC" w:rsidP="00A061BC">
      <w:pPr>
        <w:pStyle w:val="CommentText"/>
      </w:pPr>
      <w:r>
        <w:rPr>
          <w:rStyle w:val="CommentReference"/>
        </w:rPr>
        <w:annotationRef/>
      </w:r>
      <w:r>
        <w:t>This is not clear..</w:t>
      </w:r>
    </w:p>
  </w:comment>
  <w:comment w:id="79" w:author="Garima " w:date="2026-09-11T22:44:00Z" w:initials="GG">
    <w:p w14:paraId="40C5FF1E" w14:textId="77777777" w:rsidR="004C1710" w:rsidRDefault="00A47E06" w:rsidP="004C1710">
      <w:pPr>
        <w:pStyle w:val="CommentText"/>
      </w:pPr>
      <w:r>
        <w:rPr>
          <w:rStyle w:val="CommentReference"/>
        </w:rPr>
        <w:annotationRef/>
      </w:r>
      <w:r w:rsidR="004C1710">
        <w:t>What does these two points indicate ? ANMs can view list of all beneficiaries in their catchment for all status - overdue, due today, closed today, referrals and due soon - as per next steps options (Refer to list of filters mentioned on top of worklist) for each level</w:t>
      </w:r>
    </w:p>
  </w:comment>
  <w:comment w:id="121" w:author="Garima " w:date="2026-09-11T23:06:00Z" w:initials="GG">
    <w:p w14:paraId="0C15389D" w14:textId="3C63CE8E" w:rsidR="004C1710" w:rsidRDefault="002D1CA2" w:rsidP="004C1710">
      <w:pPr>
        <w:pStyle w:val="CommentText"/>
      </w:pPr>
      <w:r>
        <w:rPr>
          <w:rStyle w:val="CommentReference"/>
        </w:rPr>
        <w:annotationRef/>
      </w:r>
      <w:r w:rsidR="004C1710">
        <w:t>PHC team can view list of all beneficiaries in their catchment - Similar to AAM logic mentioned above</w:t>
      </w:r>
    </w:p>
  </w:comment>
  <w:comment w:id="136" w:author="Garima " w:date="2026-09-12T00:08:00Z" w:initials="GG">
    <w:p w14:paraId="5276B8BE" w14:textId="77777777" w:rsidR="00B42C1B" w:rsidRDefault="00B42C1B" w:rsidP="00B42C1B">
      <w:pPr>
        <w:pStyle w:val="CommentText"/>
      </w:pPr>
      <w:r>
        <w:rPr>
          <w:rStyle w:val="CommentReference"/>
        </w:rPr>
        <w:annotationRef/>
      </w:r>
      <w:r>
        <w:t>Same as mentioned above for SHC and PHC</w:t>
      </w:r>
    </w:p>
  </w:comment>
  <w:comment w:id="193" w:author="Garima " w:date="2026-09-12T00:35:00Z" w:initials="GG">
    <w:p w14:paraId="35A12AFB" w14:textId="77777777" w:rsidR="002A3E64" w:rsidRDefault="002A3E64" w:rsidP="002A3E64">
      <w:pPr>
        <w:pStyle w:val="CommentText"/>
      </w:pPr>
      <w:r>
        <w:rPr>
          <w:rStyle w:val="CommentReference"/>
        </w:rPr>
        <w:annotationRef/>
      </w:r>
      <w:r>
        <w:t xml:space="preserve">These alerts are not shown under insights - worklist includes categories of people prioritized on the basis of aging of delayed actions </w:t>
      </w:r>
    </w:p>
  </w:comment>
  <w:comment w:id="211" w:author="Garima " w:date="2026-09-12T00:37:00Z" w:initials="GG">
    <w:p w14:paraId="2F094F95" w14:textId="77777777" w:rsidR="002A3E64" w:rsidRDefault="002A3E64" w:rsidP="002A3E64">
      <w:pPr>
        <w:pStyle w:val="CommentText"/>
      </w:pPr>
      <w:r>
        <w:rPr>
          <w:rStyle w:val="CommentReference"/>
        </w:rPr>
        <w:annotationRef/>
      </w:r>
      <w:r>
        <w:t>This has not been built as of now - but will be added if we plan to cover an entire district in the pilot.</w:t>
      </w:r>
    </w:p>
  </w:comment>
  <w:comment w:id="222" w:author="Garima " w:date="2026-09-12T00:40:00Z" w:initials="GG">
    <w:p w14:paraId="0B41AD7A" w14:textId="77777777" w:rsidR="0006277E" w:rsidRDefault="0006277E" w:rsidP="0006277E">
      <w:pPr>
        <w:pStyle w:val="CommentText"/>
      </w:pPr>
      <w:r>
        <w:rPr>
          <w:rStyle w:val="CommentReference"/>
        </w:rPr>
        <w:annotationRef/>
      </w:r>
      <w:r>
        <w:t xml:space="preserve">Will this cover transfer of users from one facility to another </w:t>
      </w:r>
    </w:p>
  </w:comment>
  <w:comment w:id="223" w:author="Garima " w:date="2026-09-12T00:39:00Z" w:initials="GG">
    <w:p w14:paraId="7A5818D4" w14:textId="77777777" w:rsidR="0006277E" w:rsidRDefault="0006277E" w:rsidP="0006277E">
      <w:pPr>
        <w:pStyle w:val="CommentText"/>
      </w:pPr>
      <w:r>
        <w:rPr>
          <w:rStyle w:val="CommentReference"/>
        </w:rPr>
        <w:annotationRef/>
      </w:r>
      <w:r>
        <w:t xml:space="preserve">Better to add block option also for later - will be useful when we scale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029BA1" w15:done="0"/>
  <w15:commentEx w15:paraId="40C5FF1E" w15:done="0"/>
  <w15:commentEx w15:paraId="0C15389D" w15:done="0"/>
  <w15:commentEx w15:paraId="5276B8BE" w15:done="0"/>
  <w15:commentEx w15:paraId="35A12AFB" w15:done="0"/>
  <w15:commentEx w15:paraId="2F094F95" w15:done="0"/>
  <w15:commentEx w15:paraId="0B41AD7A" w15:done="0"/>
  <w15:commentEx w15:paraId="7A5818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572655" w16cex:dateUtc="2026-09-11T17:05:00Z"/>
  <w16cex:commentExtensible w16cex:durableId="023284E4" w16cex:dateUtc="2026-09-11T17:14:00Z"/>
  <w16cex:commentExtensible w16cex:durableId="6F20C917" w16cex:dateUtc="2026-09-11T17:36:00Z"/>
  <w16cex:commentExtensible w16cex:durableId="317D3422" w16cex:dateUtc="2026-09-11T18:38:00Z"/>
  <w16cex:commentExtensible w16cex:durableId="72F265A8" w16cex:dateUtc="2026-09-11T19:05:00Z"/>
  <w16cex:commentExtensible w16cex:durableId="51F0FDB5" w16cex:dateUtc="2026-09-11T19:07:00Z"/>
  <w16cex:commentExtensible w16cex:durableId="5C8DF473" w16cex:dateUtc="2026-09-11T19:10:00Z"/>
  <w16cex:commentExtensible w16cex:durableId="03F34603" w16cex:dateUtc="2026-09-11T19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029BA1" w16cid:durableId="4E572655"/>
  <w16cid:commentId w16cid:paraId="40C5FF1E" w16cid:durableId="023284E4"/>
  <w16cid:commentId w16cid:paraId="0C15389D" w16cid:durableId="6F20C917"/>
  <w16cid:commentId w16cid:paraId="5276B8BE" w16cid:durableId="317D3422"/>
  <w16cid:commentId w16cid:paraId="35A12AFB" w16cid:durableId="72F265A8"/>
  <w16cid:commentId w16cid:paraId="2F094F95" w16cid:durableId="51F0FDB5"/>
  <w16cid:commentId w16cid:paraId="0B41AD7A" w16cid:durableId="5C8DF473"/>
  <w16cid:commentId w16cid:paraId="7A5818D4" w16cid:durableId="03F346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D07D636-308A-40D0-A784-E02FDEBB84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790B0E-C9B5-4F2A-BDDD-82303D256D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01D671-90C6-49AA-A40E-6E7CFB7A51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506FC"/>
    <w:multiLevelType w:val="multilevel"/>
    <w:tmpl w:val="07EAF5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549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rima ">
    <w15:presenceInfo w15:providerId="None" w15:userId="Garima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4A7"/>
    <w:rsid w:val="0006277E"/>
    <w:rsid w:val="00153B74"/>
    <w:rsid w:val="00202A06"/>
    <w:rsid w:val="00254BA3"/>
    <w:rsid w:val="002A3E64"/>
    <w:rsid w:val="002D1CA2"/>
    <w:rsid w:val="004134D2"/>
    <w:rsid w:val="004C1710"/>
    <w:rsid w:val="006D76E5"/>
    <w:rsid w:val="00A061BC"/>
    <w:rsid w:val="00A2098E"/>
    <w:rsid w:val="00A47E06"/>
    <w:rsid w:val="00B42C1B"/>
    <w:rsid w:val="00BD3AA8"/>
    <w:rsid w:val="00DB74A7"/>
    <w:rsid w:val="00E8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C577"/>
  <w15:docId w15:val="{89A2E790-2DC6-411D-8300-C3D0D72F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4134D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061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61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61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1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1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1391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Garima</dc:creator>
  <cp:lastModifiedBy>Garima </cp:lastModifiedBy>
  <cp:revision>2</cp:revision>
  <dcterms:created xsi:type="dcterms:W3CDTF">2026-09-11T19:11:00Z</dcterms:created>
  <dcterms:modified xsi:type="dcterms:W3CDTF">2026-09-11T19:11:00Z</dcterms:modified>
</cp:coreProperties>
</file>